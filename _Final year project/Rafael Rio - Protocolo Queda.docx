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15CB18" w14:textId="1E4C754B" w:rsidR="001D5711" w:rsidRPr="00F8582F" w:rsidRDefault="009108D5" w:rsidP="0087256A">
      <w:pPr>
        <w:pStyle w:val="Corpodetexto"/>
        <w:spacing w:before="74"/>
        <w:ind w:left="1440" w:right="1063" w:hanging="470"/>
        <w:jc w:val="center"/>
        <w:rPr>
          <w:sz w:val="20"/>
        </w:rPr>
      </w:pPr>
      <w:r w:rsidRPr="00F8582F">
        <w:rPr>
          <w:noProof/>
        </w:rPr>
        <mc:AlternateContent>
          <mc:Choice Requires="wps">
            <w:drawing>
              <wp:anchor distT="0" distB="0" distL="114300" distR="114300" simplePos="0" relativeHeight="15728640" behindDoc="0" locked="0" layoutInCell="1" allowOverlap="1" wp14:anchorId="2C603D5A" wp14:editId="079B8B38">
                <wp:simplePos x="0" y="0"/>
                <wp:positionH relativeFrom="page">
                  <wp:posOffset>3451860</wp:posOffset>
                </wp:positionH>
                <wp:positionV relativeFrom="paragraph">
                  <wp:posOffset>779145</wp:posOffset>
                </wp:positionV>
                <wp:extent cx="1278255" cy="407035"/>
                <wp:effectExtent l="0" t="0" r="0" b="0"/>
                <wp:wrapNone/>
                <wp:docPr id="1011637721" name="Auto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8255" cy="407035"/>
                        </a:xfrm>
                        <a:custGeom>
                          <a:avLst/>
                          <a:gdLst>
                            <a:gd name="T0" fmla="*/ 39370 w 2013"/>
                            <a:gd name="T1" fmla="*/ 816610 h 641"/>
                            <a:gd name="T2" fmla="*/ 101600 w 2013"/>
                            <a:gd name="T3" fmla="*/ 803275 h 641"/>
                            <a:gd name="T4" fmla="*/ 97790 w 2013"/>
                            <a:gd name="T5" fmla="*/ 1132205 h 641"/>
                            <a:gd name="T6" fmla="*/ 97790 w 2013"/>
                            <a:gd name="T7" fmla="*/ 916305 h 641"/>
                            <a:gd name="T8" fmla="*/ 3810 w 2013"/>
                            <a:gd name="T9" fmla="*/ 928370 h 641"/>
                            <a:gd name="T10" fmla="*/ 46990 w 2013"/>
                            <a:gd name="T11" fmla="*/ 971550 h 641"/>
                            <a:gd name="T12" fmla="*/ 15875 w 2013"/>
                            <a:gd name="T13" fmla="*/ 1156970 h 641"/>
                            <a:gd name="T14" fmla="*/ 140335 w 2013"/>
                            <a:gd name="T15" fmla="*/ 1181100 h 641"/>
                            <a:gd name="T16" fmla="*/ 277495 w 2013"/>
                            <a:gd name="T17" fmla="*/ 1025525 h 641"/>
                            <a:gd name="T18" fmla="*/ 215265 w 2013"/>
                            <a:gd name="T19" fmla="*/ 969010 h 641"/>
                            <a:gd name="T20" fmla="*/ 263525 w 2013"/>
                            <a:gd name="T21" fmla="*/ 930275 h 641"/>
                            <a:gd name="T22" fmla="*/ 316230 w 2013"/>
                            <a:gd name="T23" fmla="*/ 977265 h 641"/>
                            <a:gd name="T24" fmla="*/ 341630 w 2013"/>
                            <a:gd name="T25" fmla="*/ 919480 h 641"/>
                            <a:gd name="T26" fmla="*/ 226060 w 2013"/>
                            <a:gd name="T27" fmla="*/ 913130 h 641"/>
                            <a:gd name="T28" fmla="*/ 180340 w 2013"/>
                            <a:gd name="T29" fmla="*/ 1018540 h 641"/>
                            <a:gd name="T30" fmla="*/ 290195 w 2013"/>
                            <a:gd name="T31" fmla="*/ 1088390 h 641"/>
                            <a:gd name="T32" fmla="*/ 278130 w 2013"/>
                            <a:gd name="T33" fmla="*/ 1157605 h 641"/>
                            <a:gd name="T34" fmla="*/ 193675 w 2013"/>
                            <a:gd name="T35" fmla="*/ 1128395 h 641"/>
                            <a:gd name="T36" fmla="*/ 166370 w 2013"/>
                            <a:gd name="T37" fmla="*/ 1141730 h 641"/>
                            <a:gd name="T38" fmla="*/ 222250 w 2013"/>
                            <a:gd name="T39" fmla="*/ 1184275 h 641"/>
                            <a:gd name="T40" fmla="*/ 306705 w 2013"/>
                            <a:gd name="T41" fmla="*/ 1174115 h 641"/>
                            <a:gd name="T42" fmla="*/ 351790 w 2013"/>
                            <a:gd name="T43" fmla="*/ 1106805 h 641"/>
                            <a:gd name="T44" fmla="*/ 799465 w 2013"/>
                            <a:gd name="T45" fmla="*/ 1132205 h 641"/>
                            <a:gd name="T46" fmla="*/ 765810 w 2013"/>
                            <a:gd name="T47" fmla="*/ 914400 h 641"/>
                            <a:gd name="T48" fmla="*/ 675005 w 2013"/>
                            <a:gd name="T49" fmla="*/ 921385 h 641"/>
                            <a:gd name="T50" fmla="*/ 622300 w 2013"/>
                            <a:gd name="T51" fmla="*/ 943610 h 641"/>
                            <a:gd name="T52" fmla="*/ 516255 w 2013"/>
                            <a:gd name="T53" fmla="*/ 920115 h 641"/>
                            <a:gd name="T54" fmla="*/ 456565 w 2013"/>
                            <a:gd name="T55" fmla="*/ 907415 h 641"/>
                            <a:gd name="T56" fmla="*/ 374015 w 2013"/>
                            <a:gd name="T57" fmla="*/ 941070 h 641"/>
                            <a:gd name="T58" fmla="*/ 414655 w 2013"/>
                            <a:gd name="T59" fmla="*/ 1102360 h 641"/>
                            <a:gd name="T60" fmla="*/ 370840 w 2013"/>
                            <a:gd name="T61" fmla="*/ 1160780 h 641"/>
                            <a:gd name="T62" fmla="*/ 502920 w 2013"/>
                            <a:gd name="T63" fmla="*/ 1164590 h 641"/>
                            <a:gd name="T64" fmla="*/ 464185 w 2013"/>
                            <a:gd name="T65" fmla="*/ 1124585 h 641"/>
                            <a:gd name="T66" fmla="*/ 509270 w 2013"/>
                            <a:gd name="T67" fmla="*/ 948690 h 641"/>
                            <a:gd name="T68" fmla="*/ 579755 w 2013"/>
                            <a:gd name="T69" fmla="*/ 1132205 h 641"/>
                            <a:gd name="T70" fmla="*/ 540385 w 2013"/>
                            <a:gd name="T71" fmla="*/ 1175385 h 641"/>
                            <a:gd name="T72" fmla="*/ 667385 w 2013"/>
                            <a:gd name="T73" fmla="*/ 1158875 h 641"/>
                            <a:gd name="T74" fmla="*/ 630555 w 2013"/>
                            <a:gd name="T75" fmla="*/ 1005205 h 641"/>
                            <a:gd name="T76" fmla="*/ 734695 w 2013"/>
                            <a:gd name="T77" fmla="*/ 946785 h 641"/>
                            <a:gd name="T78" fmla="*/ 745490 w 2013"/>
                            <a:gd name="T79" fmla="*/ 1141730 h 641"/>
                            <a:gd name="T80" fmla="*/ 708660 w 2013"/>
                            <a:gd name="T81" fmla="*/ 1178560 h 641"/>
                            <a:gd name="T82" fmla="*/ 1108075 w 2013"/>
                            <a:gd name="T83" fmla="*/ 1153795 h 641"/>
                            <a:gd name="T84" fmla="*/ 1069340 w 2013"/>
                            <a:gd name="T85" fmla="*/ 1155065 h 641"/>
                            <a:gd name="T86" fmla="*/ 1057275 w 2013"/>
                            <a:gd name="T87" fmla="*/ 1013460 h 641"/>
                            <a:gd name="T88" fmla="*/ 893445 w 2013"/>
                            <a:gd name="T89" fmla="*/ 929640 h 641"/>
                            <a:gd name="T90" fmla="*/ 890905 w 2013"/>
                            <a:gd name="T91" fmla="*/ 998220 h 641"/>
                            <a:gd name="T92" fmla="*/ 906780 w 2013"/>
                            <a:gd name="T93" fmla="*/ 961390 h 641"/>
                            <a:gd name="T94" fmla="*/ 995680 w 2013"/>
                            <a:gd name="T95" fmla="*/ 949960 h 641"/>
                            <a:gd name="T96" fmla="*/ 969645 w 2013"/>
                            <a:gd name="T97" fmla="*/ 1153795 h 641"/>
                            <a:gd name="T98" fmla="*/ 901700 w 2013"/>
                            <a:gd name="T99" fmla="*/ 1124585 h 641"/>
                            <a:gd name="T100" fmla="*/ 1004570 w 2013"/>
                            <a:gd name="T101" fmla="*/ 1016635 h 641"/>
                            <a:gd name="T102" fmla="*/ 847725 w 2013"/>
                            <a:gd name="T103" fmla="*/ 1119505 h 641"/>
                            <a:gd name="T104" fmla="*/ 937260 w 2013"/>
                            <a:gd name="T105" fmla="*/ 1185545 h 641"/>
                            <a:gd name="T106" fmla="*/ 1007110 w 2013"/>
                            <a:gd name="T107" fmla="*/ 1149985 h 641"/>
                            <a:gd name="T108" fmla="*/ 1083310 w 2013"/>
                            <a:gd name="T109" fmla="*/ 1179195 h 641"/>
                            <a:gd name="T110" fmla="*/ 1266825 w 2013"/>
                            <a:gd name="T111" fmla="*/ 1134110 h 641"/>
                            <a:gd name="T112" fmla="*/ 1196340 w 2013"/>
                            <a:gd name="T113" fmla="*/ 1120775 h 641"/>
                            <a:gd name="T114" fmla="*/ 1195070 w 2013"/>
                            <a:gd name="T115" fmla="*/ 913765 h 641"/>
                            <a:gd name="T116" fmla="*/ 1184275 w 2013"/>
                            <a:gd name="T117" fmla="*/ 822325 h 641"/>
                            <a:gd name="T118" fmla="*/ 1110615 w 2013"/>
                            <a:gd name="T119" fmla="*/ 913765 h 641"/>
                            <a:gd name="T120" fmla="*/ 1193800 w 2013"/>
                            <a:gd name="T121" fmla="*/ 1186180 h 641"/>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2013" h="641">
                              <a:moveTo>
                                <a:pt x="160" y="38"/>
                              </a:moveTo>
                              <a:lnTo>
                                <a:pt x="155" y="27"/>
                              </a:lnTo>
                              <a:lnTo>
                                <a:pt x="137" y="5"/>
                              </a:lnTo>
                              <a:lnTo>
                                <a:pt x="126" y="0"/>
                              </a:lnTo>
                              <a:lnTo>
                                <a:pt x="101" y="0"/>
                              </a:lnTo>
                              <a:lnTo>
                                <a:pt x="90" y="4"/>
                              </a:lnTo>
                              <a:lnTo>
                                <a:pt x="68" y="24"/>
                              </a:lnTo>
                              <a:lnTo>
                                <a:pt x="62" y="35"/>
                              </a:lnTo>
                              <a:lnTo>
                                <a:pt x="62" y="59"/>
                              </a:lnTo>
                              <a:lnTo>
                                <a:pt x="67" y="70"/>
                              </a:lnTo>
                              <a:lnTo>
                                <a:pt x="77" y="81"/>
                              </a:lnTo>
                              <a:lnTo>
                                <a:pt x="87" y="92"/>
                              </a:lnTo>
                              <a:lnTo>
                                <a:pt x="98" y="97"/>
                              </a:lnTo>
                              <a:lnTo>
                                <a:pt x="122" y="97"/>
                              </a:lnTo>
                              <a:lnTo>
                                <a:pt x="134" y="92"/>
                              </a:lnTo>
                              <a:lnTo>
                                <a:pt x="155" y="72"/>
                              </a:lnTo>
                              <a:lnTo>
                                <a:pt x="160" y="61"/>
                              </a:lnTo>
                              <a:lnTo>
                                <a:pt x="160" y="38"/>
                              </a:lnTo>
                              <a:close/>
                              <a:moveTo>
                                <a:pt x="226" y="607"/>
                              </a:moveTo>
                              <a:lnTo>
                                <a:pt x="225" y="601"/>
                              </a:lnTo>
                              <a:lnTo>
                                <a:pt x="221" y="598"/>
                              </a:lnTo>
                              <a:lnTo>
                                <a:pt x="200" y="595"/>
                              </a:lnTo>
                              <a:lnTo>
                                <a:pt x="183" y="592"/>
                              </a:lnTo>
                              <a:lnTo>
                                <a:pt x="171" y="587"/>
                              </a:lnTo>
                              <a:lnTo>
                                <a:pt x="163" y="581"/>
                              </a:lnTo>
                              <a:lnTo>
                                <a:pt x="158" y="571"/>
                              </a:lnTo>
                              <a:lnTo>
                                <a:pt x="154" y="556"/>
                              </a:lnTo>
                              <a:lnTo>
                                <a:pt x="152" y="536"/>
                              </a:lnTo>
                              <a:lnTo>
                                <a:pt x="151" y="509"/>
                              </a:lnTo>
                              <a:lnTo>
                                <a:pt x="151" y="303"/>
                              </a:lnTo>
                              <a:lnTo>
                                <a:pt x="152" y="287"/>
                              </a:lnTo>
                              <a:lnTo>
                                <a:pt x="152" y="277"/>
                              </a:lnTo>
                              <a:lnTo>
                                <a:pt x="152" y="270"/>
                              </a:lnTo>
                              <a:lnTo>
                                <a:pt x="152" y="265"/>
                              </a:lnTo>
                              <a:lnTo>
                                <a:pt x="153" y="249"/>
                              </a:lnTo>
                              <a:lnTo>
                                <a:pt x="154" y="216"/>
                              </a:lnTo>
                              <a:lnTo>
                                <a:pt x="155" y="210"/>
                              </a:lnTo>
                              <a:lnTo>
                                <a:pt x="155" y="202"/>
                              </a:lnTo>
                              <a:lnTo>
                                <a:pt x="151" y="200"/>
                              </a:lnTo>
                              <a:lnTo>
                                <a:pt x="142" y="200"/>
                              </a:lnTo>
                              <a:lnTo>
                                <a:pt x="118" y="208"/>
                              </a:lnTo>
                              <a:lnTo>
                                <a:pt x="88" y="215"/>
                              </a:lnTo>
                              <a:lnTo>
                                <a:pt x="51" y="222"/>
                              </a:lnTo>
                              <a:lnTo>
                                <a:pt x="9" y="228"/>
                              </a:lnTo>
                              <a:lnTo>
                                <a:pt x="6" y="235"/>
                              </a:lnTo>
                              <a:lnTo>
                                <a:pt x="7" y="244"/>
                              </a:lnTo>
                              <a:lnTo>
                                <a:pt x="11" y="255"/>
                              </a:lnTo>
                              <a:lnTo>
                                <a:pt x="29" y="258"/>
                              </a:lnTo>
                              <a:lnTo>
                                <a:pt x="44" y="261"/>
                              </a:lnTo>
                              <a:lnTo>
                                <a:pt x="56" y="265"/>
                              </a:lnTo>
                              <a:lnTo>
                                <a:pt x="63" y="270"/>
                              </a:lnTo>
                              <a:lnTo>
                                <a:pt x="68" y="277"/>
                              </a:lnTo>
                              <a:lnTo>
                                <a:pt x="71" y="288"/>
                              </a:lnTo>
                              <a:lnTo>
                                <a:pt x="74" y="303"/>
                              </a:lnTo>
                              <a:lnTo>
                                <a:pt x="74" y="321"/>
                              </a:lnTo>
                              <a:lnTo>
                                <a:pt x="74" y="509"/>
                              </a:lnTo>
                              <a:lnTo>
                                <a:pt x="73" y="536"/>
                              </a:lnTo>
                              <a:lnTo>
                                <a:pt x="71" y="556"/>
                              </a:lnTo>
                              <a:lnTo>
                                <a:pt x="67" y="571"/>
                              </a:lnTo>
                              <a:lnTo>
                                <a:pt x="62" y="581"/>
                              </a:lnTo>
                              <a:lnTo>
                                <a:pt x="54" y="587"/>
                              </a:lnTo>
                              <a:lnTo>
                                <a:pt x="42" y="592"/>
                              </a:lnTo>
                              <a:lnTo>
                                <a:pt x="25" y="595"/>
                              </a:lnTo>
                              <a:lnTo>
                                <a:pt x="4" y="598"/>
                              </a:lnTo>
                              <a:lnTo>
                                <a:pt x="1" y="601"/>
                              </a:lnTo>
                              <a:lnTo>
                                <a:pt x="0" y="607"/>
                              </a:lnTo>
                              <a:lnTo>
                                <a:pt x="0" y="624"/>
                              </a:lnTo>
                              <a:lnTo>
                                <a:pt x="1" y="630"/>
                              </a:lnTo>
                              <a:lnTo>
                                <a:pt x="4" y="633"/>
                              </a:lnTo>
                              <a:lnTo>
                                <a:pt x="96" y="631"/>
                              </a:lnTo>
                              <a:lnTo>
                                <a:pt x="113" y="631"/>
                              </a:lnTo>
                              <a:lnTo>
                                <a:pt x="221" y="633"/>
                              </a:lnTo>
                              <a:lnTo>
                                <a:pt x="224" y="631"/>
                              </a:lnTo>
                              <a:lnTo>
                                <a:pt x="225" y="630"/>
                              </a:lnTo>
                              <a:lnTo>
                                <a:pt x="226" y="624"/>
                              </a:lnTo>
                              <a:lnTo>
                                <a:pt x="226" y="607"/>
                              </a:lnTo>
                              <a:close/>
                              <a:moveTo>
                                <a:pt x="554" y="516"/>
                              </a:moveTo>
                              <a:lnTo>
                                <a:pt x="547" y="476"/>
                              </a:lnTo>
                              <a:lnTo>
                                <a:pt x="525" y="441"/>
                              </a:lnTo>
                              <a:lnTo>
                                <a:pt x="488" y="412"/>
                              </a:lnTo>
                              <a:lnTo>
                                <a:pt x="437" y="388"/>
                              </a:lnTo>
                              <a:lnTo>
                                <a:pt x="397" y="372"/>
                              </a:lnTo>
                              <a:lnTo>
                                <a:pt x="388" y="368"/>
                              </a:lnTo>
                              <a:lnTo>
                                <a:pt x="368" y="357"/>
                              </a:lnTo>
                              <a:lnTo>
                                <a:pt x="361" y="352"/>
                              </a:lnTo>
                              <a:lnTo>
                                <a:pt x="352" y="342"/>
                              </a:lnTo>
                              <a:lnTo>
                                <a:pt x="348" y="335"/>
                              </a:lnTo>
                              <a:lnTo>
                                <a:pt x="341" y="319"/>
                              </a:lnTo>
                              <a:lnTo>
                                <a:pt x="339" y="310"/>
                              </a:lnTo>
                              <a:lnTo>
                                <a:pt x="339" y="299"/>
                              </a:lnTo>
                              <a:lnTo>
                                <a:pt x="341" y="286"/>
                              </a:lnTo>
                              <a:lnTo>
                                <a:pt x="345" y="274"/>
                              </a:lnTo>
                              <a:lnTo>
                                <a:pt x="351" y="264"/>
                              </a:lnTo>
                              <a:lnTo>
                                <a:pt x="361" y="255"/>
                              </a:lnTo>
                              <a:lnTo>
                                <a:pt x="371" y="247"/>
                              </a:lnTo>
                              <a:lnTo>
                                <a:pt x="383" y="242"/>
                              </a:lnTo>
                              <a:lnTo>
                                <a:pt x="395" y="239"/>
                              </a:lnTo>
                              <a:lnTo>
                                <a:pt x="408" y="238"/>
                              </a:lnTo>
                              <a:lnTo>
                                <a:pt x="415" y="238"/>
                              </a:lnTo>
                              <a:lnTo>
                                <a:pt x="423" y="239"/>
                              </a:lnTo>
                              <a:lnTo>
                                <a:pt x="438" y="242"/>
                              </a:lnTo>
                              <a:lnTo>
                                <a:pt x="447" y="246"/>
                              </a:lnTo>
                              <a:lnTo>
                                <a:pt x="468" y="257"/>
                              </a:lnTo>
                              <a:lnTo>
                                <a:pt x="477" y="266"/>
                              </a:lnTo>
                              <a:lnTo>
                                <a:pt x="484" y="279"/>
                              </a:lnTo>
                              <a:lnTo>
                                <a:pt x="489" y="289"/>
                              </a:lnTo>
                              <a:lnTo>
                                <a:pt x="494" y="300"/>
                              </a:lnTo>
                              <a:lnTo>
                                <a:pt x="498" y="312"/>
                              </a:lnTo>
                              <a:lnTo>
                                <a:pt x="500" y="326"/>
                              </a:lnTo>
                              <a:lnTo>
                                <a:pt x="504" y="328"/>
                              </a:lnTo>
                              <a:lnTo>
                                <a:pt x="509" y="329"/>
                              </a:lnTo>
                              <a:lnTo>
                                <a:pt x="524" y="329"/>
                              </a:lnTo>
                              <a:lnTo>
                                <a:pt x="529" y="328"/>
                              </a:lnTo>
                              <a:lnTo>
                                <a:pt x="532" y="325"/>
                              </a:lnTo>
                              <a:lnTo>
                                <a:pt x="533" y="301"/>
                              </a:lnTo>
                              <a:lnTo>
                                <a:pt x="537" y="240"/>
                              </a:lnTo>
                              <a:lnTo>
                                <a:pt x="538" y="221"/>
                              </a:lnTo>
                              <a:lnTo>
                                <a:pt x="533" y="221"/>
                              </a:lnTo>
                              <a:lnTo>
                                <a:pt x="492" y="212"/>
                              </a:lnTo>
                              <a:lnTo>
                                <a:pt x="466" y="208"/>
                              </a:lnTo>
                              <a:lnTo>
                                <a:pt x="443" y="204"/>
                              </a:lnTo>
                              <a:lnTo>
                                <a:pt x="431" y="203"/>
                              </a:lnTo>
                              <a:lnTo>
                                <a:pt x="419" y="203"/>
                              </a:lnTo>
                              <a:lnTo>
                                <a:pt x="408" y="203"/>
                              </a:lnTo>
                              <a:lnTo>
                                <a:pt x="381" y="205"/>
                              </a:lnTo>
                              <a:lnTo>
                                <a:pt x="356" y="211"/>
                              </a:lnTo>
                              <a:lnTo>
                                <a:pt x="333" y="221"/>
                              </a:lnTo>
                              <a:lnTo>
                                <a:pt x="311" y="235"/>
                              </a:lnTo>
                              <a:lnTo>
                                <a:pt x="293" y="252"/>
                              </a:lnTo>
                              <a:lnTo>
                                <a:pt x="281" y="270"/>
                              </a:lnTo>
                              <a:lnTo>
                                <a:pt x="273" y="291"/>
                              </a:lnTo>
                              <a:lnTo>
                                <a:pt x="270" y="313"/>
                              </a:lnTo>
                              <a:lnTo>
                                <a:pt x="272" y="337"/>
                              </a:lnTo>
                              <a:lnTo>
                                <a:pt x="276" y="359"/>
                              </a:lnTo>
                              <a:lnTo>
                                <a:pt x="284" y="377"/>
                              </a:lnTo>
                              <a:lnTo>
                                <a:pt x="295" y="392"/>
                              </a:lnTo>
                              <a:lnTo>
                                <a:pt x="309" y="406"/>
                              </a:lnTo>
                              <a:lnTo>
                                <a:pt x="327" y="419"/>
                              </a:lnTo>
                              <a:lnTo>
                                <a:pt x="350" y="432"/>
                              </a:lnTo>
                              <a:lnTo>
                                <a:pt x="377" y="444"/>
                              </a:lnTo>
                              <a:lnTo>
                                <a:pt x="405" y="456"/>
                              </a:lnTo>
                              <a:lnTo>
                                <a:pt x="427" y="467"/>
                              </a:lnTo>
                              <a:lnTo>
                                <a:pt x="445" y="477"/>
                              </a:lnTo>
                              <a:lnTo>
                                <a:pt x="457" y="487"/>
                              </a:lnTo>
                              <a:lnTo>
                                <a:pt x="466" y="498"/>
                              </a:lnTo>
                              <a:lnTo>
                                <a:pt x="472" y="510"/>
                              </a:lnTo>
                              <a:lnTo>
                                <a:pt x="476" y="523"/>
                              </a:lnTo>
                              <a:lnTo>
                                <a:pt x="477" y="538"/>
                              </a:lnTo>
                              <a:lnTo>
                                <a:pt x="475" y="553"/>
                              </a:lnTo>
                              <a:lnTo>
                                <a:pt x="471" y="567"/>
                              </a:lnTo>
                              <a:lnTo>
                                <a:pt x="463" y="578"/>
                              </a:lnTo>
                              <a:lnTo>
                                <a:pt x="451" y="588"/>
                              </a:lnTo>
                              <a:lnTo>
                                <a:pt x="438" y="596"/>
                              </a:lnTo>
                              <a:lnTo>
                                <a:pt x="424" y="601"/>
                              </a:lnTo>
                              <a:lnTo>
                                <a:pt x="410" y="604"/>
                              </a:lnTo>
                              <a:lnTo>
                                <a:pt x="394" y="605"/>
                              </a:lnTo>
                              <a:lnTo>
                                <a:pt x="372" y="604"/>
                              </a:lnTo>
                              <a:lnTo>
                                <a:pt x="353" y="599"/>
                              </a:lnTo>
                              <a:lnTo>
                                <a:pt x="337" y="592"/>
                              </a:lnTo>
                              <a:lnTo>
                                <a:pt x="325" y="582"/>
                              </a:lnTo>
                              <a:lnTo>
                                <a:pt x="315" y="569"/>
                              </a:lnTo>
                              <a:lnTo>
                                <a:pt x="305" y="550"/>
                              </a:lnTo>
                              <a:lnTo>
                                <a:pt x="296" y="525"/>
                              </a:lnTo>
                              <a:lnTo>
                                <a:pt x="287" y="494"/>
                              </a:lnTo>
                              <a:lnTo>
                                <a:pt x="284" y="491"/>
                              </a:lnTo>
                              <a:lnTo>
                                <a:pt x="279" y="490"/>
                              </a:lnTo>
                              <a:lnTo>
                                <a:pt x="265" y="490"/>
                              </a:lnTo>
                              <a:lnTo>
                                <a:pt x="260" y="492"/>
                              </a:lnTo>
                              <a:lnTo>
                                <a:pt x="256" y="495"/>
                              </a:lnTo>
                              <a:lnTo>
                                <a:pt x="259" y="535"/>
                              </a:lnTo>
                              <a:lnTo>
                                <a:pt x="262" y="571"/>
                              </a:lnTo>
                              <a:lnTo>
                                <a:pt x="263" y="603"/>
                              </a:lnTo>
                              <a:lnTo>
                                <a:pt x="264" y="631"/>
                              </a:lnTo>
                              <a:lnTo>
                                <a:pt x="273" y="629"/>
                              </a:lnTo>
                              <a:lnTo>
                                <a:pt x="282" y="628"/>
                              </a:lnTo>
                              <a:lnTo>
                                <a:pt x="296" y="628"/>
                              </a:lnTo>
                              <a:lnTo>
                                <a:pt x="303" y="628"/>
                              </a:lnTo>
                              <a:lnTo>
                                <a:pt x="307" y="630"/>
                              </a:lnTo>
                              <a:lnTo>
                                <a:pt x="328" y="635"/>
                              </a:lnTo>
                              <a:lnTo>
                                <a:pt x="350" y="638"/>
                              </a:lnTo>
                              <a:lnTo>
                                <a:pt x="373" y="640"/>
                              </a:lnTo>
                              <a:lnTo>
                                <a:pt x="396" y="641"/>
                              </a:lnTo>
                              <a:lnTo>
                                <a:pt x="408" y="640"/>
                              </a:lnTo>
                              <a:lnTo>
                                <a:pt x="420" y="639"/>
                              </a:lnTo>
                              <a:lnTo>
                                <a:pt x="432" y="637"/>
                              </a:lnTo>
                              <a:lnTo>
                                <a:pt x="445" y="635"/>
                              </a:lnTo>
                              <a:lnTo>
                                <a:pt x="457" y="631"/>
                              </a:lnTo>
                              <a:lnTo>
                                <a:pt x="470" y="627"/>
                              </a:lnTo>
                              <a:lnTo>
                                <a:pt x="483" y="622"/>
                              </a:lnTo>
                              <a:lnTo>
                                <a:pt x="496" y="616"/>
                              </a:lnTo>
                              <a:lnTo>
                                <a:pt x="508" y="608"/>
                              </a:lnTo>
                              <a:lnTo>
                                <a:pt x="519" y="599"/>
                              </a:lnTo>
                              <a:lnTo>
                                <a:pt x="529" y="589"/>
                              </a:lnTo>
                              <a:lnTo>
                                <a:pt x="538" y="576"/>
                              </a:lnTo>
                              <a:lnTo>
                                <a:pt x="545" y="563"/>
                              </a:lnTo>
                              <a:lnTo>
                                <a:pt x="550" y="548"/>
                              </a:lnTo>
                              <a:lnTo>
                                <a:pt x="553" y="533"/>
                              </a:lnTo>
                              <a:lnTo>
                                <a:pt x="554" y="516"/>
                              </a:lnTo>
                              <a:close/>
                              <a:moveTo>
                                <a:pt x="1323" y="606"/>
                              </a:moveTo>
                              <a:lnTo>
                                <a:pt x="1321" y="600"/>
                              </a:lnTo>
                              <a:lnTo>
                                <a:pt x="1319" y="598"/>
                              </a:lnTo>
                              <a:lnTo>
                                <a:pt x="1300" y="595"/>
                              </a:lnTo>
                              <a:lnTo>
                                <a:pt x="1285" y="592"/>
                              </a:lnTo>
                              <a:lnTo>
                                <a:pt x="1274" y="587"/>
                              </a:lnTo>
                              <a:lnTo>
                                <a:pt x="1267" y="581"/>
                              </a:lnTo>
                              <a:lnTo>
                                <a:pt x="1262" y="571"/>
                              </a:lnTo>
                              <a:lnTo>
                                <a:pt x="1259" y="556"/>
                              </a:lnTo>
                              <a:lnTo>
                                <a:pt x="1257" y="536"/>
                              </a:lnTo>
                              <a:lnTo>
                                <a:pt x="1257" y="509"/>
                              </a:lnTo>
                              <a:lnTo>
                                <a:pt x="1257" y="357"/>
                              </a:lnTo>
                              <a:lnTo>
                                <a:pt x="1255" y="322"/>
                              </a:lnTo>
                              <a:lnTo>
                                <a:pt x="1251" y="291"/>
                              </a:lnTo>
                              <a:lnTo>
                                <a:pt x="1245" y="264"/>
                              </a:lnTo>
                              <a:lnTo>
                                <a:pt x="1236" y="242"/>
                              </a:lnTo>
                              <a:lnTo>
                                <a:pt x="1223" y="225"/>
                              </a:lnTo>
                              <a:lnTo>
                                <a:pt x="1206" y="213"/>
                              </a:lnTo>
                              <a:lnTo>
                                <a:pt x="1183" y="205"/>
                              </a:lnTo>
                              <a:lnTo>
                                <a:pt x="1156" y="203"/>
                              </a:lnTo>
                              <a:lnTo>
                                <a:pt x="1143" y="203"/>
                              </a:lnTo>
                              <a:lnTo>
                                <a:pt x="1130" y="204"/>
                              </a:lnTo>
                              <a:lnTo>
                                <a:pt x="1117" y="206"/>
                              </a:lnTo>
                              <a:lnTo>
                                <a:pt x="1104" y="209"/>
                              </a:lnTo>
                              <a:lnTo>
                                <a:pt x="1090" y="213"/>
                              </a:lnTo>
                              <a:lnTo>
                                <a:pt x="1077" y="218"/>
                              </a:lnTo>
                              <a:lnTo>
                                <a:pt x="1063" y="224"/>
                              </a:lnTo>
                              <a:lnTo>
                                <a:pt x="1048" y="232"/>
                              </a:lnTo>
                              <a:lnTo>
                                <a:pt x="1034" y="241"/>
                              </a:lnTo>
                              <a:lnTo>
                                <a:pt x="1020" y="251"/>
                              </a:lnTo>
                              <a:lnTo>
                                <a:pt x="1007" y="262"/>
                              </a:lnTo>
                              <a:lnTo>
                                <a:pt x="995" y="274"/>
                              </a:lnTo>
                              <a:lnTo>
                                <a:pt x="990" y="280"/>
                              </a:lnTo>
                              <a:lnTo>
                                <a:pt x="986" y="280"/>
                              </a:lnTo>
                              <a:lnTo>
                                <a:pt x="984" y="274"/>
                              </a:lnTo>
                              <a:lnTo>
                                <a:pt x="980" y="259"/>
                              </a:lnTo>
                              <a:lnTo>
                                <a:pt x="972" y="246"/>
                              </a:lnTo>
                              <a:lnTo>
                                <a:pt x="963" y="234"/>
                              </a:lnTo>
                              <a:lnTo>
                                <a:pt x="951" y="223"/>
                              </a:lnTo>
                              <a:lnTo>
                                <a:pt x="937" y="214"/>
                              </a:lnTo>
                              <a:lnTo>
                                <a:pt x="921" y="208"/>
                              </a:lnTo>
                              <a:lnTo>
                                <a:pt x="905" y="204"/>
                              </a:lnTo>
                              <a:lnTo>
                                <a:pt x="887" y="203"/>
                              </a:lnTo>
                              <a:lnTo>
                                <a:pt x="850" y="208"/>
                              </a:lnTo>
                              <a:lnTo>
                                <a:pt x="813" y="222"/>
                              </a:lnTo>
                              <a:lnTo>
                                <a:pt x="776" y="247"/>
                              </a:lnTo>
                              <a:lnTo>
                                <a:pt x="737" y="284"/>
                              </a:lnTo>
                              <a:lnTo>
                                <a:pt x="732" y="290"/>
                              </a:lnTo>
                              <a:lnTo>
                                <a:pt x="730" y="289"/>
                              </a:lnTo>
                              <a:lnTo>
                                <a:pt x="729" y="256"/>
                              </a:lnTo>
                              <a:lnTo>
                                <a:pt x="728" y="235"/>
                              </a:lnTo>
                              <a:lnTo>
                                <a:pt x="726" y="219"/>
                              </a:lnTo>
                              <a:lnTo>
                                <a:pt x="722" y="207"/>
                              </a:lnTo>
                              <a:lnTo>
                                <a:pt x="719" y="202"/>
                              </a:lnTo>
                              <a:lnTo>
                                <a:pt x="715" y="200"/>
                              </a:lnTo>
                              <a:lnTo>
                                <a:pt x="710" y="200"/>
                              </a:lnTo>
                              <a:lnTo>
                                <a:pt x="685" y="208"/>
                              </a:lnTo>
                              <a:lnTo>
                                <a:pt x="656" y="216"/>
                              </a:lnTo>
                              <a:lnTo>
                                <a:pt x="623" y="223"/>
                              </a:lnTo>
                              <a:lnTo>
                                <a:pt x="587" y="228"/>
                              </a:lnTo>
                              <a:lnTo>
                                <a:pt x="584" y="235"/>
                              </a:lnTo>
                              <a:lnTo>
                                <a:pt x="585" y="244"/>
                              </a:lnTo>
                              <a:lnTo>
                                <a:pt x="589" y="255"/>
                              </a:lnTo>
                              <a:lnTo>
                                <a:pt x="608" y="258"/>
                              </a:lnTo>
                              <a:lnTo>
                                <a:pt x="622" y="261"/>
                              </a:lnTo>
                              <a:lnTo>
                                <a:pt x="634" y="265"/>
                              </a:lnTo>
                              <a:lnTo>
                                <a:pt x="641" y="270"/>
                              </a:lnTo>
                              <a:lnTo>
                                <a:pt x="646" y="277"/>
                              </a:lnTo>
                              <a:lnTo>
                                <a:pt x="650" y="288"/>
                              </a:lnTo>
                              <a:lnTo>
                                <a:pt x="652" y="303"/>
                              </a:lnTo>
                              <a:lnTo>
                                <a:pt x="653" y="321"/>
                              </a:lnTo>
                              <a:lnTo>
                                <a:pt x="653" y="509"/>
                              </a:lnTo>
                              <a:lnTo>
                                <a:pt x="652" y="535"/>
                              </a:lnTo>
                              <a:lnTo>
                                <a:pt x="650" y="556"/>
                              </a:lnTo>
                              <a:lnTo>
                                <a:pt x="646" y="571"/>
                              </a:lnTo>
                              <a:lnTo>
                                <a:pt x="641" y="581"/>
                              </a:lnTo>
                              <a:lnTo>
                                <a:pt x="633" y="587"/>
                              </a:lnTo>
                              <a:lnTo>
                                <a:pt x="621" y="592"/>
                              </a:lnTo>
                              <a:lnTo>
                                <a:pt x="606" y="596"/>
                              </a:lnTo>
                              <a:lnTo>
                                <a:pt x="586" y="598"/>
                              </a:lnTo>
                              <a:lnTo>
                                <a:pt x="584" y="601"/>
                              </a:lnTo>
                              <a:lnTo>
                                <a:pt x="583" y="607"/>
                              </a:lnTo>
                              <a:lnTo>
                                <a:pt x="583" y="624"/>
                              </a:lnTo>
                              <a:lnTo>
                                <a:pt x="584" y="630"/>
                              </a:lnTo>
                              <a:lnTo>
                                <a:pt x="587" y="633"/>
                              </a:lnTo>
                              <a:lnTo>
                                <a:pt x="692" y="631"/>
                              </a:lnTo>
                              <a:lnTo>
                                <a:pt x="788" y="633"/>
                              </a:lnTo>
                              <a:lnTo>
                                <a:pt x="791" y="630"/>
                              </a:lnTo>
                              <a:lnTo>
                                <a:pt x="792" y="624"/>
                              </a:lnTo>
                              <a:lnTo>
                                <a:pt x="792" y="607"/>
                              </a:lnTo>
                              <a:lnTo>
                                <a:pt x="791" y="601"/>
                              </a:lnTo>
                              <a:lnTo>
                                <a:pt x="788" y="598"/>
                              </a:lnTo>
                              <a:lnTo>
                                <a:pt x="770" y="596"/>
                              </a:lnTo>
                              <a:lnTo>
                                <a:pt x="757" y="593"/>
                              </a:lnTo>
                              <a:lnTo>
                                <a:pt x="743" y="586"/>
                              </a:lnTo>
                              <a:lnTo>
                                <a:pt x="738" y="578"/>
                              </a:lnTo>
                              <a:lnTo>
                                <a:pt x="735" y="567"/>
                              </a:lnTo>
                              <a:lnTo>
                                <a:pt x="733" y="557"/>
                              </a:lnTo>
                              <a:lnTo>
                                <a:pt x="731" y="544"/>
                              </a:lnTo>
                              <a:lnTo>
                                <a:pt x="730" y="528"/>
                              </a:lnTo>
                              <a:lnTo>
                                <a:pt x="730" y="509"/>
                              </a:lnTo>
                              <a:lnTo>
                                <a:pt x="730" y="351"/>
                              </a:lnTo>
                              <a:lnTo>
                                <a:pt x="731" y="340"/>
                              </a:lnTo>
                              <a:lnTo>
                                <a:pt x="734" y="329"/>
                              </a:lnTo>
                              <a:lnTo>
                                <a:pt x="739" y="319"/>
                              </a:lnTo>
                              <a:lnTo>
                                <a:pt x="747" y="310"/>
                              </a:lnTo>
                              <a:lnTo>
                                <a:pt x="775" y="285"/>
                              </a:lnTo>
                              <a:lnTo>
                                <a:pt x="802" y="267"/>
                              </a:lnTo>
                              <a:lnTo>
                                <a:pt x="828" y="257"/>
                              </a:lnTo>
                              <a:lnTo>
                                <a:pt x="852" y="253"/>
                              </a:lnTo>
                              <a:lnTo>
                                <a:pt x="880" y="259"/>
                              </a:lnTo>
                              <a:lnTo>
                                <a:pt x="900" y="275"/>
                              </a:lnTo>
                              <a:lnTo>
                                <a:pt x="912" y="303"/>
                              </a:lnTo>
                              <a:lnTo>
                                <a:pt x="916" y="341"/>
                              </a:lnTo>
                              <a:lnTo>
                                <a:pt x="916" y="509"/>
                              </a:lnTo>
                              <a:lnTo>
                                <a:pt x="915" y="536"/>
                              </a:lnTo>
                              <a:lnTo>
                                <a:pt x="913" y="556"/>
                              </a:lnTo>
                              <a:lnTo>
                                <a:pt x="910" y="571"/>
                              </a:lnTo>
                              <a:lnTo>
                                <a:pt x="906" y="581"/>
                              </a:lnTo>
                              <a:lnTo>
                                <a:pt x="899" y="587"/>
                              </a:lnTo>
                              <a:lnTo>
                                <a:pt x="888" y="592"/>
                              </a:lnTo>
                              <a:lnTo>
                                <a:pt x="874" y="596"/>
                              </a:lnTo>
                              <a:lnTo>
                                <a:pt x="855" y="598"/>
                              </a:lnTo>
                              <a:lnTo>
                                <a:pt x="853" y="601"/>
                              </a:lnTo>
                              <a:lnTo>
                                <a:pt x="851" y="607"/>
                              </a:lnTo>
                              <a:lnTo>
                                <a:pt x="851" y="624"/>
                              </a:lnTo>
                              <a:lnTo>
                                <a:pt x="853" y="630"/>
                              </a:lnTo>
                              <a:lnTo>
                                <a:pt x="855" y="633"/>
                              </a:lnTo>
                              <a:lnTo>
                                <a:pt x="955" y="631"/>
                              </a:lnTo>
                              <a:lnTo>
                                <a:pt x="1051" y="633"/>
                              </a:lnTo>
                              <a:lnTo>
                                <a:pt x="1053" y="630"/>
                              </a:lnTo>
                              <a:lnTo>
                                <a:pt x="1054" y="624"/>
                              </a:lnTo>
                              <a:lnTo>
                                <a:pt x="1054" y="606"/>
                              </a:lnTo>
                              <a:lnTo>
                                <a:pt x="1053" y="600"/>
                              </a:lnTo>
                              <a:lnTo>
                                <a:pt x="1051" y="598"/>
                              </a:lnTo>
                              <a:lnTo>
                                <a:pt x="1033" y="595"/>
                              </a:lnTo>
                              <a:lnTo>
                                <a:pt x="1020" y="592"/>
                              </a:lnTo>
                              <a:lnTo>
                                <a:pt x="1009" y="587"/>
                              </a:lnTo>
                              <a:lnTo>
                                <a:pt x="1003" y="581"/>
                              </a:lnTo>
                              <a:lnTo>
                                <a:pt x="998" y="571"/>
                              </a:lnTo>
                              <a:lnTo>
                                <a:pt x="995" y="556"/>
                              </a:lnTo>
                              <a:lnTo>
                                <a:pt x="994" y="536"/>
                              </a:lnTo>
                              <a:lnTo>
                                <a:pt x="993" y="509"/>
                              </a:lnTo>
                              <a:lnTo>
                                <a:pt x="993" y="356"/>
                              </a:lnTo>
                              <a:lnTo>
                                <a:pt x="993" y="325"/>
                              </a:lnTo>
                              <a:lnTo>
                                <a:pt x="992" y="317"/>
                              </a:lnTo>
                              <a:lnTo>
                                <a:pt x="1022" y="289"/>
                              </a:lnTo>
                              <a:lnTo>
                                <a:pt x="1054" y="269"/>
                              </a:lnTo>
                              <a:lnTo>
                                <a:pt x="1087" y="257"/>
                              </a:lnTo>
                              <a:lnTo>
                                <a:pt x="1121" y="253"/>
                              </a:lnTo>
                              <a:lnTo>
                                <a:pt x="1135" y="254"/>
                              </a:lnTo>
                              <a:lnTo>
                                <a:pt x="1147" y="258"/>
                              </a:lnTo>
                              <a:lnTo>
                                <a:pt x="1157" y="264"/>
                              </a:lnTo>
                              <a:lnTo>
                                <a:pt x="1165" y="273"/>
                              </a:lnTo>
                              <a:lnTo>
                                <a:pt x="1171" y="285"/>
                              </a:lnTo>
                              <a:lnTo>
                                <a:pt x="1176" y="300"/>
                              </a:lnTo>
                              <a:lnTo>
                                <a:pt x="1178" y="318"/>
                              </a:lnTo>
                              <a:lnTo>
                                <a:pt x="1179" y="339"/>
                              </a:lnTo>
                              <a:lnTo>
                                <a:pt x="1179" y="509"/>
                              </a:lnTo>
                              <a:lnTo>
                                <a:pt x="1179" y="535"/>
                              </a:lnTo>
                              <a:lnTo>
                                <a:pt x="1177" y="556"/>
                              </a:lnTo>
                              <a:lnTo>
                                <a:pt x="1174" y="571"/>
                              </a:lnTo>
                              <a:lnTo>
                                <a:pt x="1169" y="581"/>
                              </a:lnTo>
                              <a:lnTo>
                                <a:pt x="1162" y="587"/>
                              </a:lnTo>
                              <a:lnTo>
                                <a:pt x="1151" y="592"/>
                              </a:lnTo>
                              <a:lnTo>
                                <a:pt x="1137" y="596"/>
                              </a:lnTo>
                              <a:lnTo>
                                <a:pt x="1119" y="598"/>
                              </a:lnTo>
                              <a:lnTo>
                                <a:pt x="1116" y="600"/>
                              </a:lnTo>
                              <a:lnTo>
                                <a:pt x="1115" y="606"/>
                              </a:lnTo>
                              <a:lnTo>
                                <a:pt x="1115" y="623"/>
                              </a:lnTo>
                              <a:lnTo>
                                <a:pt x="1116" y="629"/>
                              </a:lnTo>
                              <a:lnTo>
                                <a:pt x="1119" y="633"/>
                              </a:lnTo>
                              <a:lnTo>
                                <a:pt x="1218" y="631"/>
                              </a:lnTo>
                              <a:lnTo>
                                <a:pt x="1319" y="633"/>
                              </a:lnTo>
                              <a:lnTo>
                                <a:pt x="1321" y="629"/>
                              </a:lnTo>
                              <a:lnTo>
                                <a:pt x="1323" y="623"/>
                              </a:lnTo>
                              <a:lnTo>
                                <a:pt x="1323" y="606"/>
                              </a:lnTo>
                              <a:close/>
                              <a:moveTo>
                                <a:pt x="1747" y="596"/>
                              </a:moveTo>
                              <a:lnTo>
                                <a:pt x="1747" y="593"/>
                              </a:lnTo>
                              <a:lnTo>
                                <a:pt x="1745" y="590"/>
                              </a:lnTo>
                              <a:lnTo>
                                <a:pt x="1739" y="582"/>
                              </a:lnTo>
                              <a:lnTo>
                                <a:pt x="1736" y="580"/>
                              </a:lnTo>
                              <a:lnTo>
                                <a:pt x="1734" y="580"/>
                              </a:lnTo>
                              <a:lnTo>
                                <a:pt x="1731" y="583"/>
                              </a:lnTo>
                              <a:lnTo>
                                <a:pt x="1725" y="588"/>
                              </a:lnTo>
                              <a:lnTo>
                                <a:pt x="1719" y="593"/>
                              </a:lnTo>
                              <a:lnTo>
                                <a:pt x="1712" y="596"/>
                              </a:lnTo>
                              <a:lnTo>
                                <a:pt x="1693" y="596"/>
                              </a:lnTo>
                              <a:lnTo>
                                <a:pt x="1684" y="592"/>
                              </a:lnTo>
                              <a:lnTo>
                                <a:pt x="1678" y="584"/>
                              </a:lnTo>
                              <a:lnTo>
                                <a:pt x="1671" y="575"/>
                              </a:lnTo>
                              <a:lnTo>
                                <a:pt x="1668" y="566"/>
                              </a:lnTo>
                              <a:lnTo>
                                <a:pt x="1667" y="556"/>
                              </a:lnTo>
                              <a:lnTo>
                                <a:pt x="1666" y="548"/>
                              </a:lnTo>
                              <a:lnTo>
                                <a:pt x="1666" y="538"/>
                              </a:lnTo>
                              <a:lnTo>
                                <a:pt x="1665" y="531"/>
                              </a:lnTo>
                              <a:lnTo>
                                <a:pt x="1665" y="404"/>
                              </a:lnTo>
                              <a:lnTo>
                                <a:pt x="1665" y="369"/>
                              </a:lnTo>
                              <a:lnTo>
                                <a:pt x="1656" y="296"/>
                              </a:lnTo>
                              <a:lnTo>
                                <a:pt x="1628" y="244"/>
                              </a:lnTo>
                              <a:lnTo>
                                <a:pt x="1619" y="238"/>
                              </a:lnTo>
                              <a:lnTo>
                                <a:pt x="1582" y="213"/>
                              </a:lnTo>
                              <a:lnTo>
                                <a:pt x="1517" y="203"/>
                              </a:lnTo>
                              <a:lnTo>
                                <a:pt x="1488" y="205"/>
                              </a:lnTo>
                              <a:lnTo>
                                <a:pt x="1460" y="211"/>
                              </a:lnTo>
                              <a:lnTo>
                                <a:pt x="1433" y="222"/>
                              </a:lnTo>
                              <a:lnTo>
                                <a:pt x="1407" y="237"/>
                              </a:lnTo>
                              <a:lnTo>
                                <a:pt x="1384" y="254"/>
                              </a:lnTo>
                              <a:lnTo>
                                <a:pt x="1369" y="272"/>
                              </a:lnTo>
                              <a:lnTo>
                                <a:pt x="1359" y="291"/>
                              </a:lnTo>
                              <a:lnTo>
                                <a:pt x="1356" y="311"/>
                              </a:lnTo>
                              <a:lnTo>
                                <a:pt x="1358" y="326"/>
                              </a:lnTo>
                              <a:lnTo>
                                <a:pt x="1364" y="336"/>
                              </a:lnTo>
                              <a:lnTo>
                                <a:pt x="1375" y="343"/>
                              </a:lnTo>
                              <a:lnTo>
                                <a:pt x="1390" y="345"/>
                              </a:lnTo>
                              <a:lnTo>
                                <a:pt x="1403" y="345"/>
                              </a:lnTo>
                              <a:lnTo>
                                <a:pt x="1414" y="342"/>
                              </a:lnTo>
                              <a:lnTo>
                                <a:pt x="1421" y="335"/>
                              </a:lnTo>
                              <a:lnTo>
                                <a:pt x="1429" y="328"/>
                              </a:lnTo>
                              <a:lnTo>
                                <a:pt x="1433" y="321"/>
                              </a:lnTo>
                              <a:lnTo>
                                <a:pt x="1433" y="306"/>
                              </a:lnTo>
                              <a:lnTo>
                                <a:pt x="1432" y="300"/>
                              </a:lnTo>
                              <a:lnTo>
                                <a:pt x="1430" y="296"/>
                              </a:lnTo>
                              <a:lnTo>
                                <a:pt x="1429" y="293"/>
                              </a:lnTo>
                              <a:lnTo>
                                <a:pt x="1428" y="287"/>
                              </a:lnTo>
                              <a:lnTo>
                                <a:pt x="1428" y="264"/>
                              </a:lnTo>
                              <a:lnTo>
                                <a:pt x="1436" y="254"/>
                              </a:lnTo>
                              <a:lnTo>
                                <a:pt x="1453" y="248"/>
                              </a:lnTo>
                              <a:lnTo>
                                <a:pt x="1465" y="243"/>
                              </a:lnTo>
                              <a:lnTo>
                                <a:pt x="1479" y="240"/>
                              </a:lnTo>
                              <a:lnTo>
                                <a:pt x="1493" y="238"/>
                              </a:lnTo>
                              <a:lnTo>
                                <a:pt x="1509" y="238"/>
                              </a:lnTo>
                              <a:lnTo>
                                <a:pt x="1544" y="246"/>
                              </a:lnTo>
                              <a:lnTo>
                                <a:pt x="1568" y="269"/>
                              </a:lnTo>
                              <a:lnTo>
                                <a:pt x="1583" y="308"/>
                              </a:lnTo>
                              <a:lnTo>
                                <a:pt x="1588" y="362"/>
                              </a:lnTo>
                              <a:lnTo>
                                <a:pt x="1588" y="369"/>
                              </a:lnTo>
                              <a:lnTo>
                                <a:pt x="1588" y="404"/>
                              </a:lnTo>
                              <a:lnTo>
                                <a:pt x="1588" y="544"/>
                              </a:lnTo>
                              <a:lnTo>
                                <a:pt x="1583" y="552"/>
                              </a:lnTo>
                              <a:lnTo>
                                <a:pt x="1574" y="559"/>
                              </a:lnTo>
                              <a:lnTo>
                                <a:pt x="1550" y="577"/>
                              </a:lnTo>
                              <a:lnTo>
                                <a:pt x="1527" y="590"/>
                              </a:lnTo>
                              <a:lnTo>
                                <a:pt x="1507" y="598"/>
                              </a:lnTo>
                              <a:lnTo>
                                <a:pt x="1489" y="601"/>
                              </a:lnTo>
                              <a:lnTo>
                                <a:pt x="1473" y="600"/>
                              </a:lnTo>
                              <a:lnTo>
                                <a:pt x="1459" y="596"/>
                              </a:lnTo>
                              <a:lnTo>
                                <a:pt x="1447" y="589"/>
                              </a:lnTo>
                              <a:lnTo>
                                <a:pt x="1437" y="579"/>
                              </a:lnTo>
                              <a:lnTo>
                                <a:pt x="1429" y="568"/>
                              </a:lnTo>
                              <a:lnTo>
                                <a:pt x="1423" y="556"/>
                              </a:lnTo>
                              <a:lnTo>
                                <a:pt x="1420" y="544"/>
                              </a:lnTo>
                              <a:lnTo>
                                <a:pt x="1419" y="531"/>
                              </a:lnTo>
                              <a:lnTo>
                                <a:pt x="1424" y="493"/>
                              </a:lnTo>
                              <a:lnTo>
                                <a:pt x="1441" y="462"/>
                              </a:lnTo>
                              <a:lnTo>
                                <a:pt x="1470" y="439"/>
                              </a:lnTo>
                              <a:lnTo>
                                <a:pt x="1511" y="423"/>
                              </a:lnTo>
                              <a:lnTo>
                                <a:pt x="1588" y="404"/>
                              </a:lnTo>
                              <a:lnTo>
                                <a:pt x="1588" y="369"/>
                              </a:lnTo>
                              <a:lnTo>
                                <a:pt x="1586" y="372"/>
                              </a:lnTo>
                              <a:lnTo>
                                <a:pt x="1582" y="374"/>
                              </a:lnTo>
                              <a:lnTo>
                                <a:pt x="1498" y="395"/>
                              </a:lnTo>
                              <a:lnTo>
                                <a:pt x="1464" y="405"/>
                              </a:lnTo>
                              <a:lnTo>
                                <a:pt x="1433" y="417"/>
                              </a:lnTo>
                              <a:lnTo>
                                <a:pt x="1405" y="432"/>
                              </a:lnTo>
                              <a:lnTo>
                                <a:pt x="1380" y="450"/>
                              </a:lnTo>
                              <a:lnTo>
                                <a:pt x="1361" y="469"/>
                              </a:lnTo>
                              <a:lnTo>
                                <a:pt x="1346" y="490"/>
                              </a:lnTo>
                              <a:lnTo>
                                <a:pt x="1338" y="512"/>
                              </a:lnTo>
                              <a:lnTo>
                                <a:pt x="1335" y="536"/>
                              </a:lnTo>
                              <a:lnTo>
                                <a:pt x="1337" y="561"/>
                              </a:lnTo>
                              <a:lnTo>
                                <a:pt x="1344" y="583"/>
                              </a:lnTo>
                              <a:lnTo>
                                <a:pt x="1354" y="601"/>
                              </a:lnTo>
                              <a:lnTo>
                                <a:pt x="1369" y="615"/>
                              </a:lnTo>
                              <a:lnTo>
                                <a:pt x="1388" y="626"/>
                              </a:lnTo>
                              <a:lnTo>
                                <a:pt x="1409" y="634"/>
                              </a:lnTo>
                              <a:lnTo>
                                <a:pt x="1434" y="639"/>
                              </a:lnTo>
                              <a:lnTo>
                                <a:pt x="1461" y="641"/>
                              </a:lnTo>
                              <a:lnTo>
                                <a:pt x="1476" y="640"/>
                              </a:lnTo>
                              <a:lnTo>
                                <a:pt x="1490" y="639"/>
                              </a:lnTo>
                              <a:lnTo>
                                <a:pt x="1503" y="636"/>
                              </a:lnTo>
                              <a:lnTo>
                                <a:pt x="1514" y="633"/>
                              </a:lnTo>
                              <a:lnTo>
                                <a:pt x="1525" y="628"/>
                              </a:lnTo>
                              <a:lnTo>
                                <a:pt x="1537" y="621"/>
                              </a:lnTo>
                              <a:lnTo>
                                <a:pt x="1551" y="611"/>
                              </a:lnTo>
                              <a:lnTo>
                                <a:pt x="1565" y="601"/>
                              </a:lnTo>
                              <a:lnTo>
                                <a:pt x="1567" y="600"/>
                              </a:lnTo>
                              <a:lnTo>
                                <a:pt x="1586" y="584"/>
                              </a:lnTo>
                              <a:lnTo>
                                <a:pt x="1588" y="584"/>
                              </a:lnTo>
                              <a:lnTo>
                                <a:pt x="1599" y="609"/>
                              </a:lnTo>
                              <a:lnTo>
                                <a:pt x="1615" y="627"/>
                              </a:lnTo>
                              <a:lnTo>
                                <a:pt x="1637" y="637"/>
                              </a:lnTo>
                              <a:lnTo>
                                <a:pt x="1664" y="641"/>
                              </a:lnTo>
                              <a:lnTo>
                                <a:pt x="1675" y="640"/>
                              </a:lnTo>
                              <a:lnTo>
                                <a:pt x="1685" y="638"/>
                              </a:lnTo>
                              <a:lnTo>
                                <a:pt x="1696" y="635"/>
                              </a:lnTo>
                              <a:lnTo>
                                <a:pt x="1706" y="630"/>
                              </a:lnTo>
                              <a:lnTo>
                                <a:pt x="1720" y="623"/>
                              </a:lnTo>
                              <a:lnTo>
                                <a:pt x="1730" y="617"/>
                              </a:lnTo>
                              <a:lnTo>
                                <a:pt x="1744" y="603"/>
                              </a:lnTo>
                              <a:lnTo>
                                <a:pt x="1747" y="599"/>
                              </a:lnTo>
                              <a:lnTo>
                                <a:pt x="1747" y="596"/>
                              </a:lnTo>
                              <a:close/>
                              <a:moveTo>
                                <a:pt x="2012" y="576"/>
                              </a:moveTo>
                              <a:lnTo>
                                <a:pt x="2010" y="566"/>
                              </a:lnTo>
                              <a:lnTo>
                                <a:pt x="2005" y="560"/>
                              </a:lnTo>
                              <a:lnTo>
                                <a:pt x="1995" y="559"/>
                              </a:lnTo>
                              <a:lnTo>
                                <a:pt x="1977" y="571"/>
                              </a:lnTo>
                              <a:lnTo>
                                <a:pt x="1957" y="580"/>
                              </a:lnTo>
                              <a:lnTo>
                                <a:pt x="1936" y="585"/>
                              </a:lnTo>
                              <a:lnTo>
                                <a:pt x="1915" y="587"/>
                              </a:lnTo>
                              <a:lnTo>
                                <a:pt x="1902" y="587"/>
                              </a:lnTo>
                              <a:lnTo>
                                <a:pt x="1894" y="580"/>
                              </a:lnTo>
                              <a:lnTo>
                                <a:pt x="1889" y="566"/>
                              </a:lnTo>
                              <a:lnTo>
                                <a:pt x="1886" y="553"/>
                              </a:lnTo>
                              <a:lnTo>
                                <a:pt x="1884" y="538"/>
                              </a:lnTo>
                              <a:lnTo>
                                <a:pt x="1883" y="519"/>
                              </a:lnTo>
                              <a:lnTo>
                                <a:pt x="1882" y="496"/>
                              </a:lnTo>
                              <a:lnTo>
                                <a:pt x="1882" y="247"/>
                              </a:lnTo>
                              <a:lnTo>
                                <a:pt x="1984" y="247"/>
                              </a:lnTo>
                              <a:lnTo>
                                <a:pt x="1999" y="248"/>
                              </a:lnTo>
                              <a:lnTo>
                                <a:pt x="2007" y="244"/>
                              </a:lnTo>
                              <a:lnTo>
                                <a:pt x="2007" y="214"/>
                              </a:lnTo>
                              <a:lnTo>
                                <a:pt x="2005" y="212"/>
                              </a:lnTo>
                              <a:lnTo>
                                <a:pt x="1882" y="212"/>
                              </a:lnTo>
                              <a:lnTo>
                                <a:pt x="1882" y="144"/>
                              </a:lnTo>
                              <a:lnTo>
                                <a:pt x="1883" y="117"/>
                              </a:lnTo>
                              <a:lnTo>
                                <a:pt x="1884" y="93"/>
                              </a:lnTo>
                              <a:lnTo>
                                <a:pt x="1886" y="71"/>
                              </a:lnTo>
                              <a:lnTo>
                                <a:pt x="1886" y="66"/>
                              </a:lnTo>
                              <a:lnTo>
                                <a:pt x="1884" y="63"/>
                              </a:lnTo>
                              <a:lnTo>
                                <a:pt x="1877" y="63"/>
                              </a:lnTo>
                              <a:lnTo>
                                <a:pt x="1874" y="64"/>
                              </a:lnTo>
                              <a:lnTo>
                                <a:pt x="1865" y="68"/>
                              </a:lnTo>
                              <a:lnTo>
                                <a:pt x="1848" y="77"/>
                              </a:lnTo>
                              <a:lnTo>
                                <a:pt x="1836" y="82"/>
                              </a:lnTo>
                              <a:lnTo>
                                <a:pt x="1811" y="90"/>
                              </a:lnTo>
                              <a:lnTo>
                                <a:pt x="1809" y="91"/>
                              </a:lnTo>
                              <a:lnTo>
                                <a:pt x="1803" y="95"/>
                              </a:lnTo>
                              <a:lnTo>
                                <a:pt x="1802" y="97"/>
                              </a:lnTo>
                              <a:lnTo>
                                <a:pt x="1804" y="135"/>
                              </a:lnTo>
                              <a:lnTo>
                                <a:pt x="1805" y="212"/>
                              </a:lnTo>
                              <a:lnTo>
                                <a:pt x="1749" y="212"/>
                              </a:lnTo>
                              <a:lnTo>
                                <a:pt x="1743" y="218"/>
                              </a:lnTo>
                              <a:lnTo>
                                <a:pt x="1743" y="246"/>
                              </a:lnTo>
                              <a:lnTo>
                                <a:pt x="1744" y="247"/>
                              </a:lnTo>
                              <a:lnTo>
                                <a:pt x="1805" y="247"/>
                              </a:lnTo>
                              <a:lnTo>
                                <a:pt x="1805" y="544"/>
                              </a:lnTo>
                              <a:lnTo>
                                <a:pt x="1810" y="586"/>
                              </a:lnTo>
                              <a:lnTo>
                                <a:pt x="1824" y="616"/>
                              </a:lnTo>
                              <a:lnTo>
                                <a:pt x="1847" y="634"/>
                              </a:lnTo>
                              <a:lnTo>
                                <a:pt x="1880" y="641"/>
                              </a:lnTo>
                              <a:lnTo>
                                <a:pt x="1916" y="637"/>
                              </a:lnTo>
                              <a:lnTo>
                                <a:pt x="1950" y="624"/>
                              </a:lnTo>
                              <a:lnTo>
                                <a:pt x="1982" y="604"/>
                              </a:lnTo>
                              <a:lnTo>
                                <a:pt x="2012" y="576"/>
                              </a:lnTo>
                              <a:close/>
                            </a:path>
                          </a:pathLst>
                        </a:custGeom>
                        <a:solidFill>
                          <a:srgbClr val="100E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6FF88" id="AutoShape 182" o:spid="_x0000_s1026" style="position:absolute;margin-left:271.8pt;margin-top:61.35pt;width:100.65pt;height:32.0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1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" path="m160,38l155,27,137,5,126,,101,,90,4,68,24,62,35r,24l67,70,77,81,87,92r11,5l122,97r12,-5l155,72r5,-11l160,38xm226,607r-1,-6l221,598r-21,-3l183,592r-12,-5l163,581r-5,-10l154,556r-2,-20l151,509r,-206l152,287r,-10l152,270r,-5l153,249r1,-33l155,210r,-8l151,200r-9,l118,208r-30,7l51,222,9,228r-3,7l7,244r4,11l29,258r15,3l56,265r7,5l68,277r3,11l74,303r,18l74,509r-1,27l71,556r-4,15l62,581r-8,6l42,592r-17,3l4,598r-3,3l,607r,17l1,630r3,3l96,631r17,l221,633r3,-2l225,630r1,-6l226,607xm554,516r-7,-40l525,441,488,412,437,388,397,372r-9,-4l368,357r-7,-5l352,342r-4,-7l341,319r-2,-9l339,299r2,-13l345,274r6,-10l361,255r10,-8l383,242r12,-3l408,238r7,l423,239r15,3l447,246r21,11l477,266r7,13l489,289r5,11l498,312r2,14l504,328r5,1l524,329r5,-1l532,325r1,-24l537,240r1,-19l533,221r-41,-9l466,208r-23,-4l431,203r-12,l408,203r-27,2l356,211r-23,10l311,235r-18,17l281,270r-8,21l270,313r2,24l276,359r8,18l295,392r14,14l327,419r23,13l377,444r28,12l427,467r18,10l457,487r9,11l472,510r4,13l477,538r-2,15l471,567r-8,11l451,588r-13,8l424,601r-14,3l394,605r-22,-1l353,599r-16,-7l325,582,315,569,305,550r-9,-25l287,494r-3,-3l279,490r-14,l260,492r-4,3l259,535r3,36l263,603r1,28l273,629r9,-1l296,628r7,l307,630r21,5l350,638r23,2l396,641r12,-1l420,639r12,-2l445,635r12,-4l470,627r13,-5l496,616r12,-8l519,599r10,-10l538,576r7,-13l550,548r3,-15l554,516xm1323,606r-2,-6l1319,598r-19,-3l1285,592r-11,-5l1267,581r-5,-10l1259,556r-2,-20l1257,509r,-152l1255,322r-4,-31l1245,264r-9,-22l1223,225r-17,-12l1183,205r-27,-2l1143,203r-13,1l1117,206r-13,3l1090,213r-13,5l1063,224r-15,8l1034,241r-14,10l1007,262r-12,12l990,280r-4,l984,274r-4,-15l972,246r-9,-12l951,223r-14,-9l921,208r-16,-4l887,203r-37,5l813,222r-37,25l737,284r-5,6l730,289r-1,-33l728,235r-2,-16l722,207r-3,-5l715,200r-5,l685,208r-29,8l623,223r-36,5l584,235r1,9l589,255r19,3l622,261r12,4l641,270r5,7l650,288r2,15l653,321r,188l652,535r-2,21l646,571r-5,10l633,587r-12,5l606,596r-20,2l584,601r-1,6l583,624r1,6l587,633r105,-2l788,633r3,-3l792,624r,-17l791,601r-3,-3l770,596r-13,-3l743,586r-5,-8l735,567r-2,-10l731,544r-1,-16l730,509r,-158l731,340r3,-11l739,319r8,-9l775,285r27,-18l828,257r24,-4l880,259r20,16l912,303r4,38l916,509r-1,27l913,556r-3,15l906,581r-7,6l888,592r-14,4l855,598r-2,3l851,607r,17l853,630r2,3l955,631r96,2l1053,630r1,-6l1054,606r-1,-6l1051,598r-18,-3l1020,592r-11,-5l1003,581r-5,-10l995,556r-1,-20l993,509r,-153l993,325r-1,-8l1022,289r32,-20l1087,257r34,-4l1135,254r12,4l1157,264r8,9l1171,285r5,15l1178,318r1,21l1179,509r,26l1177,556r-3,15l1169,581r-7,6l1151,592r-14,4l1119,598r-3,2l1115,606r,17l1116,629r3,4l1218,631r101,2l1321,629r2,-6l1323,606xm1747,596r,-3l1745,590r-6,-8l1736,580r-2,l1731,583r-6,5l1719,593r-7,3l1693,596r-9,-4l1678,584r-7,-9l1668,566r-1,-10l1666,548r,-10l1665,531r,-127l1665,369r-9,-73l1628,244r-9,-6l1582,213r-65,-10l1488,205r-28,6l1433,222r-26,15l1384,254r-15,18l1359,291r-3,20l1358,326r6,10l1375,343r15,2l1403,345r11,-3l1421,335r8,-7l1433,321r,-15l1432,300r-2,-4l1429,293r-1,-6l1428,264r8,-10l1453,248r12,-5l1479,240r14,-2l1509,238r35,8l1568,269r15,39l1588,362r,7l1588,404r,140l1583,552r-9,7l1550,577r-23,13l1507,598r-18,3l1473,600r-14,-4l1447,589r-10,-10l1429,568r-6,-12l1420,544r-1,-13l1424,493r17,-31l1470,439r41,-16l1588,404r,-35l1586,372r-4,2l1498,395r-34,10l1433,417r-28,15l1380,450r-19,19l1346,490r-8,22l1335,536r2,25l1344,583r10,18l1369,615r19,11l1409,634r25,5l1461,641r15,-1l1490,639r13,-3l1514,633r11,-5l1537,621r14,-10l1565,601r2,-1l1586,584r2,l1599,609r16,18l1637,637r27,4l1675,640r10,-2l1696,635r10,-5l1720,623r10,-6l1744,603r3,-4l1747,596xm2012,576r-2,-10l2005,560r-10,-1l1977,571r-20,9l1936,585r-21,2l1902,587r-8,-7l1889,566r-3,-13l1884,538r-1,-19l1882,496r,-249l1984,247r15,1l2007,244r,-30l2005,212r-123,l1882,144r1,-27l1884,93r2,-22l1886,66r-2,-3l1877,63r-3,1l1865,68r-17,9l1836,82r-25,8l1809,91r-6,4l1802,97r2,38l1805,212r-56,l1743,218r,28l1744,247r61,l1805,544r5,42l1824,616r23,18l1880,641r36,-4l1950,624r32,-20l2012,576xe" fillcolor="#100e0c" stroked="f">
                <v:path arrowok="t" o:connecttype="custom" o:connectlocs="24999950,518547350;64516000,510079625;62096650,718950175;62096650,581853675;2419350,589514950;29838650,616934250;10080625,734675950;89112725,749998500;176209325,651208375;136693275,615321350;167338375,590724625;200806050,620563275;216935050,583869800;143548100,579837550;114515900,646772900;184273825,691127650;176612550,735079175;122983625,716530825;105644950,724998550;141128750,752014625;194757675,745563025;223386650,702821175;507660275,718950175;486289350,580644000;428628175,585079475;395160500,599192350;327821925,584273025;289918775,576208525;237499525,597579450;263305925,699998600;235483400,737095300;319354200,739514650;294757475,714111475;323386450,602418150;368144425,718950175;343144475,746369475;423789475,735885625;400402425,638305175;466531325,601208475;473386150,724998550;449999100,748385600;703627625,732659825;679030900,733466275;671369625,643547100;567337575,590321400;565724675,633869700;575805300,610482650;632256800,603224600;615724575,732659825;572579500,714111475;637901950,645563225;538305375,710885675;595160100,752821075;639514850,730240475;687901850,748788825;804433875,720159850;759675900,711692125;758869450,580240775;752014625,522176375;705240525,580240775;758063000,753224300" o:connectangles="0,0,0,0,0,0,0,0,0,0,0,0,0,0,0,0,0,0,0,0,0,0,0,0,0,0,0,0,0,0,0,0,0,0,0,0,0,0,0,0,0,0,0,0,0,0,0,0,0,0,0,0,0,0,0,0,0,0,0,0,0"/>
                <w10:wrap anchorx="page"/>
              </v:shape>
            </w:pict>
          </mc:Fallback>
        </mc:AlternateContent>
      </w:r>
      <w:r w:rsidRPr="00F8582F">
        <w:rPr>
          <w:noProof/>
        </w:rPr>
        <mc:AlternateContent>
          <mc:Choice Requires="wps">
            <w:drawing>
              <wp:anchor distT="0" distB="0" distL="114300" distR="114300" simplePos="0" relativeHeight="15729152" behindDoc="0" locked="0" layoutInCell="1" allowOverlap="1" wp14:anchorId="42D6360A" wp14:editId="1B436098">
                <wp:simplePos x="0" y="0"/>
                <wp:positionH relativeFrom="page">
                  <wp:posOffset>2505710</wp:posOffset>
                </wp:positionH>
                <wp:positionV relativeFrom="paragraph">
                  <wp:posOffset>746125</wp:posOffset>
                </wp:positionV>
                <wp:extent cx="800100" cy="833120"/>
                <wp:effectExtent l="0" t="0" r="0" b="0"/>
                <wp:wrapNone/>
                <wp:docPr id="1910216090"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0100" cy="833120"/>
                        </a:xfrm>
                        <a:custGeom>
                          <a:avLst/>
                          <a:gdLst>
                            <a:gd name="T0" fmla="*/ 546735 w 1260"/>
                            <a:gd name="T1" fmla="*/ 807720 h 1312"/>
                            <a:gd name="T2" fmla="*/ 400050 w 1260"/>
                            <a:gd name="T3" fmla="*/ 779780 h 1312"/>
                            <a:gd name="T4" fmla="*/ 258445 w 1260"/>
                            <a:gd name="T5" fmla="*/ 805815 h 1312"/>
                            <a:gd name="T6" fmla="*/ 139065 w 1260"/>
                            <a:gd name="T7" fmla="*/ 876935 h 1312"/>
                            <a:gd name="T8" fmla="*/ 51435 w 1260"/>
                            <a:gd name="T9" fmla="*/ 984250 h 1312"/>
                            <a:gd name="T10" fmla="*/ 67310 w 1260"/>
                            <a:gd name="T11" fmla="*/ 1080770 h 1312"/>
                            <a:gd name="T12" fmla="*/ 122555 w 1260"/>
                            <a:gd name="T13" fmla="*/ 1040765 h 1312"/>
                            <a:gd name="T14" fmla="*/ 215265 w 1260"/>
                            <a:gd name="T15" fmla="*/ 930275 h 1312"/>
                            <a:gd name="T16" fmla="*/ 349250 w 1260"/>
                            <a:gd name="T17" fmla="*/ 873125 h 1312"/>
                            <a:gd name="T18" fmla="*/ 493395 w 1260"/>
                            <a:gd name="T19" fmla="*/ 883285 h 1312"/>
                            <a:gd name="T20" fmla="*/ 591820 w 1260"/>
                            <a:gd name="T21" fmla="*/ 905510 h 1312"/>
                            <a:gd name="T22" fmla="*/ 631190 w 1260"/>
                            <a:gd name="T23" fmla="*/ 853440 h 1312"/>
                            <a:gd name="T24" fmla="*/ 709295 w 1260"/>
                            <a:gd name="T25" fmla="*/ 1048385 h 1312"/>
                            <a:gd name="T26" fmla="*/ 677545 w 1260"/>
                            <a:gd name="T27" fmla="*/ 1091565 h 1312"/>
                            <a:gd name="T28" fmla="*/ 596900 w 1260"/>
                            <a:gd name="T29" fmla="*/ 1174115 h 1312"/>
                            <a:gd name="T30" fmla="*/ 478790 w 1260"/>
                            <a:gd name="T31" fmla="*/ 1256030 h 1312"/>
                            <a:gd name="T32" fmla="*/ 344170 w 1260"/>
                            <a:gd name="T33" fmla="*/ 1316355 h 1312"/>
                            <a:gd name="T34" fmla="*/ 197485 w 1260"/>
                            <a:gd name="T35" fmla="*/ 1353185 h 1312"/>
                            <a:gd name="T36" fmla="*/ 108585 w 1260"/>
                            <a:gd name="T37" fmla="*/ 1362710 h 1312"/>
                            <a:gd name="T38" fmla="*/ 45085 w 1260"/>
                            <a:gd name="T39" fmla="*/ 1363980 h 1312"/>
                            <a:gd name="T40" fmla="*/ 100330 w 1260"/>
                            <a:gd name="T41" fmla="*/ 1443990 h 1312"/>
                            <a:gd name="T42" fmla="*/ 189865 w 1260"/>
                            <a:gd name="T43" fmla="*/ 1456055 h 1312"/>
                            <a:gd name="T44" fmla="*/ 310515 w 1260"/>
                            <a:gd name="T45" fmla="*/ 1419860 h 1312"/>
                            <a:gd name="T46" fmla="*/ 443865 w 1260"/>
                            <a:gd name="T47" fmla="*/ 1352550 h 1312"/>
                            <a:gd name="T48" fmla="*/ 579755 w 1260"/>
                            <a:gd name="T49" fmla="*/ 1246505 h 1312"/>
                            <a:gd name="T50" fmla="*/ 678815 w 1260"/>
                            <a:gd name="T51" fmla="*/ 1127760 h 1312"/>
                            <a:gd name="T52" fmla="*/ 711200 w 1260"/>
                            <a:gd name="T53" fmla="*/ 1061085 h 1312"/>
                            <a:gd name="T54" fmla="*/ 732790 w 1260"/>
                            <a:gd name="T55" fmla="*/ 793115 h 1312"/>
                            <a:gd name="T56" fmla="*/ 716280 w 1260"/>
                            <a:gd name="T57" fmla="*/ 810260 h 1312"/>
                            <a:gd name="T58" fmla="*/ 662305 w 1260"/>
                            <a:gd name="T59" fmla="*/ 906145 h 1312"/>
                            <a:gd name="T60" fmla="*/ 617855 w 1260"/>
                            <a:gd name="T61" fmla="*/ 958850 h 1312"/>
                            <a:gd name="T62" fmla="*/ 448945 w 1260"/>
                            <a:gd name="T63" fmla="*/ 1069975 h 1312"/>
                            <a:gd name="T64" fmla="*/ 287020 w 1260"/>
                            <a:gd name="T65" fmla="*/ 1125220 h 1312"/>
                            <a:gd name="T66" fmla="*/ 147320 w 1260"/>
                            <a:gd name="T67" fmla="*/ 1141095 h 1312"/>
                            <a:gd name="T68" fmla="*/ 45085 w 1260"/>
                            <a:gd name="T69" fmla="*/ 1132840 h 1312"/>
                            <a:gd name="T70" fmla="*/ 2540 w 1260"/>
                            <a:gd name="T71" fmla="*/ 1136650 h 1312"/>
                            <a:gd name="T72" fmla="*/ 0 w 1260"/>
                            <a:gd name="T73" fmla="*/ 1179830 h 1312"/>
                            <a:gd name="T74" fmla="*/ 12065 w 1260"/>
                            <a:gd name="T75" fmla="*/ 1276985 h 1312"/>
                            <a:gd name="T76" fmla="*/ 87630 w 1260"/>
                            <a:gd name="T77" fmla="*/ 1308735 h 1312"/>
                            <a:gd name="T78" fmla="*/ 168910 w 1260"/>
                            <a:gd name="T79" fmla="*/ 1301750 h 1312"/>
                            <a:gd name="T80" fmla="*/ 320040 w 1260"/>
                            <a:gd name="T81" fmla="*/ 1266190 h 1312"/>
                            <a:gd name="T82" fmla="*/ 457200 w 1260"/>
                            <a:gd name="T83" fmla="*/ 1204595 h 1312"/>
                            <a:gd name="T84" fmla="*/ 574675 w 1260"/>
                            <a:gd name="T85" fmla="*/ 1120140 h 1312"/>
                            <a:gd name="T86" fmla="*/ 663575 w 1260"/>
                            <a:gd name="T87" fmla="*/ 1016635 h 1312"/>
                            <a:gd name="T88" fmla="*/ 699770 w 1260"/>
                            <a:gd name="T89" fmla="*/ 949960 h 1312"/>
                            <a:gd name="T90" fmla="*/ 730250 w 1260"/>
                            <a:gd name="T91" fmla="*/ 838835 h 1312"/>
                            <a:gd name="T92" fmla="*/ 797560 w 1260"/>
                            <a:gd name="T93" fmla="*/ 1134745 h 1312"/>
                            <a:gd name="T94" fmla="*/ 761365 w 1260"/>
                            <a:gd name="T95" fmla="*/ 1009650 h 1312"/>
                            <a:gd name="T96" fmla="*/ 760095 w 1260"/>
                            <a:gd name="T97" fmla="*/ 1073150 h 1312"/>
                            <a:gd name="T98" fmla="*/ 746125 w 1260"/>
                            <a:gd name="T99" fmla="*/ 1148715 h 1312"/>
                            <a:gd name="T100" fmla="*/ 710565 w 1260"/>
                            <a:gd name="T101" fmla="*/ 1243965 h 1312"/>
                            <a:gd name="T102" fmla="*/ 635000 w 1260"/>
                            <a:gd name="T103" fmla="*/ 1360805 h 1312"/>
                            <a:gd name="T104" fmla="*/ 533400 w 1260"/>
                            <a:gd name="T105" fmla="*/ 1465580 h 1312"/>
                            <a:gd name="T106" fmla="*/ 409575 w 1260"/>
                            <a:gd name="T107" fmla="*/ 1553210 h 1312"/>
                            <a:gd name="T108" fmla="*/ 400050 w 1260"/>
                            <a:gd name="T109" fmla="*/ 1579245 h 1312"/>
                            <a:gd name="T110" fmla="*/ 534670 w 1260"/>
                            <a:gd name="T111" fmla="*/ 1555750 h 1312"/>
                            <a:gd name="T112" fmla="*/ 649605 w 1260"/>
                            <a:gd name="T113" fmla="*/ 1491615 h 1312"/>
                            <a:gd name="T114" fmla="*/ 737235 w 1260"/>
                            <a:gd name="T115" fmla="*/ 1393825 h 1312"/>
                            <a:gd name="T116" fmla="*/ 789305 w 1260"/>
                            <a:gd name="T117" fmla="*/ 1271270 h 1312"/>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1260" h="1312">
                              <a:moveTo>
                                <a:pt x="994" y="169"/>
                              </a:moveTo>
                              <a:lnTo>
                                <a:pt x="930" y="129"/>
                              </a:lnTo>
                              <a:lnTo>
                                <a:pt x="861" y="97"/>
                              </a:lnTo>
                              <a:lnTo>
                                <a:pt x="787" y="73"/>
                              </a:lnTo>
                              <a:lnTo>
                                <a:pt x="710" y="58"/>
                              </a:lnTo>
                              <a:lnTo>
                                <a:pt x="630" y="53"/>
                              </a:lnTo>
                              <a:lnTo>
                                <a:pt x="553" y="58"/>
                              </a:lnTo>
                              <a:lnTo>
                                <a:pt x="478" y="71"/>
                              </a:lnTo>
                              <a:lnTo>
                                <a:pt x="407" y="94"/>
                              </a:lnTo>
                              <a:lnTo>
                                <a:pt x="340" y="124"/>
                              </a:lnTo>
                              <a:lnTo>
                                <a:pt x="277" y="162"/>
                              </a:lnTo>
                              <a:lnTo>
                                <a:pt x="219" y="206"/>
                              </a:lnTo>
                              <a:lnTo>
                                <a:pt x="167" y="257"/>
                              </a:lnTo>
                              <a:lnTo>
                                <a:pt x="120" y="313"/>
                              </a:lnTo>
                              <a:lnTo>
                                <a:pt x="81" y="375"/>
                              </a:lnTo>
                              <a:lnTo>
                                <a:pt x="49" y="441"/>
                              </a:lnTo>
                              <a:lnTo>
                                <a:pt x="24" y="511"/>
                              </a:lnTo>
                              <a:lnTo>
                                <a:pt x="106" y="527"/>
                              </a:lnTo>
                              <a:lnTo>
                                <a:pt x="145" y="533"/>
                              </a:lnTo>
                              <a:lnTo>
                                <a:pt x="164" y="535"/>
                              </a:lnTo>
                              <a:lnTo>
                                <a:pt x="193" y="464"/>
                              </a:lnTo>
                              <a:lnTo>
                                <a:pt x="233" y="398"/>
                              </a:lnTo>
                              <a:lnTo>
                                <a:pt x="281" y="340"/>
                              </a:lnTo>
                              <a:lnTo>
                                <a:pt x="339" y="290"/>
                              </a:lnTo>
                              <a:lnTo>
                                <a:pt x="403" y="250"/>
                              </a:lnTo>
                              <a:lnTo>
                                <a:pt x="474" y="219"/>
                              </a:lnTo>
                              <a:lnTo>
                                <a:pt x="550" y="200"/>
                              </a:lnTo>
                              <a:lnTo>
                                <a:pt x="630" y="194"/>
                              </a:lnTo>
                              <a:lnTo>
                                <a:pt x="705" y="200"/>
                              </a:lnTo>
                              <a:lnTo>
                                <a:pt x="777" y="216"/>
                              </a:lnTo>
                              <a:lnTo>
                                <a:pt x="844" y="243"/>
                              </a:lnTo>
                              <a:lnTo>
                                <a:pt x="906" y="279"/>
                              </a:lnTo>
                              <a:lnTo>
                                <a:pt x="932" y="251"/>
                              </a:lnTo>
                              <a:lnTo>
                                <a:pt x="955" y="223"/>
                              </a:lnTo>
                              <a:lnTo>
                                <a:pt x="976" y="196"/>
                              </a:lnTo>
                              <a:lnTo>
                                <a:pt x="994" y="169"/>
                              </a:lnTo>
                              <a:close/>
                              <a:moveTo>
                                <a:pt x="1142" y="437"/>
                              </a:moveTo>
                              <a:lnTo>
                                <a:pt x="1129" y="457"/>
                              </a:lnTo>
                              <a:lnTo>
                                <a:pt x="1117" y="476"/>
                              </a:lnTo>
                              <a:lnTo>
                                <a:pt x="1103" y="496"/>
                              </a:lnTo>
                              <a:lnTo>
                                <a:pt x="1089" y="516"/>
                              </a:lnTo>
                              <a:lnTo>
                                <a:pt x="1067" y="544"/>
                              </a:lnTo>
                              <a:lnTo>
                                <a:pt x="1044" y="571"/>
                              </a:lnTo>
                              <a:lnTo>
                                <a:pt x="994" y="624"/>
                              </a:lnTo>
                              <a:lnTo>
                                <a:pt x="940" y="674"/>
                              </a:lnTo>
                              <a:lnTo>
                                <a:pt x="882" y="721"/>
                              </a:lnTo>
                              <a:lnTo>
                                <a:pt x="820" y="764"/>
                              </a:lnTo>
                              <a:lnTo>
                                <a:pt x="754" y="803"/>
                              </a:lnTo>
                              <a:lnTo>
                                <a:pt x="686" y="839"/>
                              </a:lnTo>
                              <a:lnTo>
                                <a:pt x="615" y="871"/>
                              </a:lnTo>
                              <a:lnTo>
                                <a:pt x="542" y="898"/>
                              </a:lnTo>
                              <a:lnTo>
                                <a:pt x="467" y="922"/>
                              </a:lnTo>
                              <a:lnTo>
                                <a:pt x="390" y="941"/>
                              </a:lnTo>
                              <a:lnTo>
                                <a:pt x="311" y="956"/>
                              </a:lnTo>
                              <a:lnTo>
                                <a:pt x="232" y="966"/>
                              </a:lnTo>
                              <a:lnTo>
                                <a:pt x="202" y="969"/>
                              </a:lnTo>
                              <a:lnTo>
                                <a:pt x="171" y="971"/>
                              </a:lnTo>
                              <a:lnTo>
                                <a:pt x="140" y="972"/>
                              </a:lnTo>
                              <a:lnTo>
                                <a:pt x="109" y="973"/>
                              </a:lnTo>
                              <a:lnTo>
                                <a:pt x="71" y="973"/>
                              </a:lnTo>
                              <a:lnTo>
                                <a:pt x="97" y="1017"/>
                              </a:lnTo>
                              <a:lnTo>
                                <a:pt x="126" y="1059"/>
                              </a:lnTo>
                              <a:lnTo>
                                <a:pt x="158" y="1099"/>
                              </a:lnTo>
                              <a:lnTo>
                                <a:pt x="193" y="1135"/>
                              </a:lnTo>
                              <a:lnTo>
                                <a:pt x="243" y="1128"/>
                              </a:lnTo>
                              <a:lnTo>
                                <a:pt x="299" y="1118"/>
                              </a:lnTo>
                              <a:lnTo>
                                <a:pt x="359" y="1104"/>
                              </a:lnTo>
                              <a:lnTo>
                                <a:pt x="423" y="1085"/>
                              </a:lnTo>
                              <a:lnTo>
                                <a:pt x="489" y="1061"/>
                              </a:lnTo>
                              <a:lnTo>
                                <a:pt x="558" y="1032"/>
                              </a:lnTo>
                              <a:lnTo>
                                <a:pt x="628" y="997"/>
                              </a:lnTo>
                              <a:lnTo>
                                <a:pt x="699" y="955"/>
                              </a:lnTo>
                              <a:lnTo>
                                <a:pt x="771" y="907"/>
                              </a:lnTo>
                              <a:lnTo>
                                <a:pt x="842" y="852"/>
                              </a:lnTo>
                              <a:lnTo>
                                <a:pt x="913" y="788"/>
                              </a:lnTo>
                              <a:lnTo>
                                <a:pt x="981" y="717"/>
                              </a:lnTo>
                              <a:lnTo>
                                <a:pt x="1048" y="636"/>
                              </a:lnTo>
                              <a:lnTo>
                                <a:pt x="1069" y="601"/>
                              </a:lnTo>
                              <a:lnTo>
                                <a:pt x="1088" y="566"/>
                              </a:lnTo>
                              <a:lnTo>
                                <a:pt x="1105" y="531"/>
                              </a:lnTo>
                              <a:lnTo>
                                <a:pt x="1120" y="496"/>
                              </a:lnTo>
                              <a:lnTo>
                                <a:pt x="1131" y="466"/>
                              </a:lnTo>
                              <a:lnTo>
                                <a:pt x="1142" y="437"/>
                              </a:lnTo>
                              <a:close/>
                              <a:moveTo>
                                <a:pt x="1154" y="74"/>
                              </a:moveTo>
                              <a:lnTo>
                                <a:pt x="1149" y="0"/>
                              </a:lnTo>
                              <a:lnTo>
                                <a:pt x="1144" y="47"/>
                              </a:lnTo>
                              <a:lnTo>
                                <a:pt x="1128" y="101"/>
                              </a:lnTo>
                              <a:lnTo>
                                <a:pt x="1100" y="161"/>
                              </a:lnTo>
                              <a:lnTo>
                                <a:pt x="1062" y="225"/>
                              </a:lnTo>
                              <a:lnTo>
                                <a:pt x="1043" y="252"/>
                              </a:lnTo>
                              <a:lnTo>
                                <a:pt x="1021" y="280"/>
                              </a:lnTo>
                              <a:lnTo>
                                <a:pt x="998" y="308"/>
                              </a:lnTo>
                              <a:lnTo>
                                <a:pt x="973" y="335"/>
                              </a:lnTo>
                              <a:lnTo>
                                <a:pt x="885" y="405"/>
                              </a:lnTo>
                              <a:lnTo>
                                <a:pt x="796" y="463"/>
                              </a:lnTo>
                              <a:lnTo>
                                <a:pt x="707" y="510"/>
                              </a:lnTo>
                              <a:lnTo>
                                <a:pt x="620" y="548"/>
                              </a:lnTo>
                              <a:lnTo>
                                <a:pt x="535" y="576"/>
                              </a:lnTo>
                              <a:lnTo>
                                <a:pt x="452" y="597"/>
                              </a:lnTo>
                              <a:lnTo>
                                <a:pt x="374" y="611"/>
                              </a:lnTo>
                              <a:lnTo>
                                <a:pt x="300" y="619"/>
                              </a:lnTo>
                              <a:lnTo>
                                <a:pt x="232" y="622"/>
                              </a:lnTo>
                              <a:lnTo>
                                <a:pt x="171" y="621"/>
                              </a:lnTo>
                              <a:lnTo>
                                <a:pt x="117" y="616"/>
                              </a:lnTo>
                              <a:lnTo>
                                <a:pt x="71" y="609"/>
                              </a:lnTo>
                              <a:lnTo>
                                <a:pt x="34" y="601"/>
                              </a:lnTo>
                              <a:lnTo>
                                <a:pt x="7" y="593"/>
                              </a:lnTo>
                              <a:lnTo>
                                <a:pt x="4" y="615"/>
                              </a:lnTo>
                              <a:lnTo>
                                <a:pt x="2" y="637"/>
                              </a:lnTo>
                              <a:lnTo>
                                <a:pt x="1" y="660"/>
                              </a:lnTo>
                              <a:lnTo>
                                <a:pt x="0" y="683"/>
                              </a:lnTo>
                              <a:lnTo>
                                <a:pt x="2" y="735"/>
                              </a:lnTo>
                              <a:lnTo>
                                <a:pt x="9" y="786"/>
                              </a:lnTo>
                              <a:lnTo>
                                <a:pt x="19" y="836"/>
                              </a:lnTo>
                              <a:lnTo>
                                <a:pt x="33" y="884"/>
                              </a:lnTo>
                              <a:lnTo>
                                <a:pt x="89" y="886"/>
                              </a:lnTo>
                              <a:lnTo>
                                <a:pt x="138" y="886"/>
                              </a:lnTo>
                              <a:lnTo>
                                <a:pt x="172" y="884"/>
                              </a:lnTo>
                              <a:lnTo>
                                <a:pt x="184" y="883"/>
                              </a:lnTo>
                              <a:lnTo>
                                <a:pt x="266" y="875"/>
                              </a:lnTo>
                              <a:lnTo>
                                <a:pt x="347" y="861"/>
                              </a:lnTo>
                              <a:lnTo>
                                <a:pt x="426" y="843"/>
                              </a:lnTo>
                              <a:lnTo>
                                <a:pt x="504" y="819"/>
                              </a:lnTo>
                              <a:lnTo>
                                <a:pt x="579" y="791"/>
                              </a:lnTo>
                              <a:lnTo>
                                <a:pt x="651" y="759"/>
                              </a:lnTo>
                              <a:lnTo>
                                <a:pt x="720" y="722"/>
                              </a:lnTo>
                              <a:lnTo>
                                <a:pt x="786" y="681"/>
                              </a:lnTo>
                              <a:lnTo>
                                <a:pt x="848" y="637"/>
                              </a:lnTo>
                              <a:lnTo>
                                <a:pt x="905" y="589"/>
                              </a:lnTo>
                              <a:lnTo>
                                <a:pt x="957" y="538"/>
                              </a:lnTo>
                              <a:lnTo>
                                <a:pt x="1004" y="483"/>
                              </a:lnTo>
                              <a:lnTo>
                                <a:pt x="1045" y="426"/>
                              </a:lnTo>
                              <a:lnTo>
                                <a:pt x="1067" y="392"/>
                              </a:lnTo>
                              <a:lnTo>
                                <a:pt x="1086" y="357"/>
                              </a:lnTo>
                              <a:lnTo>
                                <a:pt x="1102" y="321"/>
                              </a:lnTo>
                              <a:lnTo>
                                <a:pt x="1117" y="284"/>
                              </a:lnTo>
                              <a:lnTo>
                                <a:pt x="1138" y="216"/>
                              </a:lnTo>
                              <a:lnTo>
                                <a:pt x="1150" y="146"/>
                              </a:lnTo>
                              <a:lnTo>
                                <a:pt x="1154" y="74"/>
                              </a:lnTo>
                              <a:close/>
                              <a:moveTo>
                                <a:pt x="1260" y="683"/>
                              </a:moveTo>
                              <a:lnTo>
                                <a:pt x="1256" y="612"/>
                              </a:lnTo>
                              <a:lnTo>
                                <a:pt x="1244" y="543"/>
                              </a:lnTo>
                              <a:lnTo>
                                <a:pt x="1225" y="477"/>
                              </a:lnTo>
                              <a:lnTo>
                                <a:pt x="1199" y="415"/>
                              </a:lnTo>
                              <a:lnTo>
                                <a:pt x="1200" y="448"/>
                              </a:lnTo>
                              <a:lnTo>
                                <a:pt x="1200" y="482"/>
                              </a:lnTo>
                              <a:lnTo>
                                <a:pt x="1197" y="515"/>
                              </a:lnTo>
                              <a:lnTo>
                                <a:pt x="1193" y="548"/>
                              </a:lnTo>
                              <a:lnTo>
                                <a:pt x="1186" y="592"/>
                              </a:lnTo>
                              <a:lnTo>
                                <a:pt x="1175" y="634"/>
                              </a:lnTo>
                              <a:lnTo>
                                <a:pt x="1163" y="677"/>
                              </a:lnTo>
                              <a:lnTo>
                                <a:pt x="1147" y="719"/>
                              </a:lnTo>
                              <a:lnTo>
                                <a:pt x="1119" y="784"/>
                              </a:lnTo>
                              <a:lnTo>
                                <a:pt x="1084" y="847"/>
                              </a:lnTo>
                              <a:lnTo>
                                <a:pt x="1045" y="909"/>
                              </a:lnTo>
                              <a:lnTo>
                                <a:pt x="1000" y="968"/>
                              </a:lnTo>
                              <a:lnTo>
                                <a:pt x="951" y="1026"/>
                              </a:lnTo>
                              <a:lnTo>
                                <a:pt x="898" y="1081"/>
                              </a:lnTo>
                              <a:lnTo>
                                <a:pt x="840" y="1133"/>
                              </a:lnTo>
                              <a:lnTo>
                                <a:pt x="778" y="1182"/>
                              </a:lnTo>
                              <a:lnTo>
                                <a:pt x="713" y="1228"/>
                              </a:lnTo>
                              <a:lnTo>
                                <a:pt x="645" y="1271"/>
                              </a:lnTo>
                              <a:lnTo>
                                <a:pt x="574" y="1310"/>
                              </a:lnTo>
                              <a:lnTo>
                                <a:pt x="602" y="1312"/>
                              </a:lnTo>
                              <a:lnTo>
                                <a:pt x="630" y="1312"/>
                              </a:lnTo>
                              <a:lnTo>
                                <a:pt x="703" y="1308"/>
                              </a:lnTo>
                              <a:lnTo>
                                <a:pt x="774" y="1296"/>
                              </a:lnTo>
                              <a:lnTo>
                                <a:pt x="842" y="1275"/>
                              </a:lnTo>
                              <a:lnTo>
                                <a:pt x="907" y="1248"/>
                              </a:lnTo>
                              <a:lnTo>
                                <a:pt x="967" y="1214"/>
                              </a:lnTo>
                              <a:lnTo>
                                <a:pt x="1023" y="1174"/>
                              </a:lnTo>
                              <a:lnTo>
                                <a:pt x="1075" y="1128"/>
                              </a:lnTo>
                              <a:lnTo>
                                <a:pt x="1121" y="1076"/>
                              </a:lnTo>
                              <a:lnTo>
                                <a:pt x="1161" y="1020"/>
                              </a:lnTo>
                              <a:lnTo>
                                <a:pt x="1195" y="959"/>
                              </a:lnTo>
                              <a:lnTo>
                                <a:pt x="1223" y="895"/>
                              </a:lnTo>
                              <a:lnTo>
                                <a:pt x="1243" y="827"/>
                              </a:lnTo>
                              <a:lnTo>
                                <a:pt x="1255" y="756"/>
                              </a:lnTo>
                              <a:lnTo>
                                <a:pt x="1260" y="683"/>
                              </a:lnTo>
                              <a:close/>
                            </a:path>
                          </a:pathLst>
                        </a:custGeom>
                        <a:solidFill>
                          <a:srgbClr val="100E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8117B" id="AutoShape 181" o:spid="_x0000_s1026" style="position:absolute;margin-left:197.3pt;margin-top:58.75pt;width:63pt;height:65.6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60,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" path="m994,169l930,129,861,97,787,73,710,58,630,53r-77,5l478,71,407,94r-67,30l277,162r-58,44l167,257r-47,56l81,375,49,441,24,511r82,16l145,533r19,2l193,464r40,-66l281,340r58,-50l403,250r71,-31l550,200r80,-6l705,200r72,16l844,243r62,36l932,251r23,-28l976,196r18,-27xm1142,437r-13,20l1117,476r-14,20l1089,516r-22,28l1044,571r-50,53l940,674r-58,47l820,764r-66,39l686,839r-71,32l542,898r-75,24l390,941r-79,15l232,966r-30,3l171,971r-31,1l109,973r-38,l97,1017r29,42l158,1099r35,36l243,1128r56,-10l359,1104r64,-19l489,1061r69,-29l628,997r71,-42l771,907r71,-55l913,788r68,-71l1048,636r21,-35l1088,566r17,-35l1120,496r11,-30l1142,437xm1154,74l1149,r-5,47l1128,101r-28,60l1062,225r-19,27l1021,280r-23,28l973,335r-88,70l796,463r-89,47l620,548r-85,28l452,597r-78,14l300,619r-68,3l171,621r-54,-5l71,609,34,601,7,593,4,615,2,637,1,660,,683r2,52l9,786r10,50l33,884r56,2l138,886r34,-2l184,883r82,-8l347,861r79,-18l504,819r75,-28l651,759r69,-37l786,681r62,-44l905,589r52,-51l1004,483r41,-57l1067,392r19,-35l1102,321r15,-37l1138,216r12,-70l1154,74xm1260,683r-4,-71l1244,543r-19,-66l1199,415r1,33l1200,482r-3,33l1193,548r-7,44l1175,634r-12,43l1147,719r-28,65l1084,847r-39,62l1000,968r-49,58l898,1081r-58,52l778,1182r-65,46l645,1271r-71,39l602,1312r28,l703,1308r71,-12l842,1275r65,-27l967,1214r56,-40l1075,1128r46,-52l1161,1020r34,-61l1223,895r20,-68l1255,756r5,-73xe" fillcolor="#100e0c" stroked="f">
                <v:path arrowok="t" o:connecttype="custom" o:connectlocs="347176725,512902200;254031750,495160300;164112575,511692525;88306275,556853725;32661225,624998750;42741850,686288950;77822425,660885775;136693275,590724625;221773750,554434375;313305825,560885975;375805700,574998850;400805650,541934400;450402325,665724475;430241075,693143775;379031500,745563025;304031650,797579050;218547950,835885425;125402975,859272475;68951475,865320850;28628975,866127300;63709550,916933650;120564275,924594925;197177025,901611100;281854275,858869250;368144425,791530675;431047525,716127600;451612000,673788975;465321650,503628025;454837800,514515100;420563675,575402075;392337925,608869750;285080075,679434125;182257700,714514700;93548200,724595325;28628975,719353400;1612900,721772750;0,749192050;7661275,810885475;55645050,831046725;107257850,826611250;203225400,804030650;290322000,764917825;364918625,711288900;421370125,645563225;444353950,603224600;463708750,532660225;506450600,720563075;483466775,641127750;482660325,681450250;473789375,729434025;451208775,789917775;403225000,864111175;338709000,930643300;260080125,986288350;254031750,1002820575;339515450,987901250;412499175,947175525;468144225,885078875;501208675,807256450" o:connectangles="0,0,0,0,0,0,0,0,0,0,0,0,0,0,0,0,0,0,0,0,0,0,0,0,0,0,0,0,0,0,0,0,0,0,0,0,0,0,0,0,0,0,0,0,0,0,0,0,0,0,0,0,0,0,0,0,0,0,0"/>
                <w10:wrap anchorx="page"/>
              </v:shape>
            </w:pict>
          </mc:Fallback>
        </mc:AlternateContent>
      </w:r>
      <w:r w:rsidR="007D2F53" w:rsidRPr="00F8582F">
        <w:rPr>
          <w:noProof/>
        </w:rPr>
        <w:drawing>
          <wp:anchor distT="0" distB="0" distL="0" distR="0" simplePos="0" relativeHeight="15729664" behindDoc="0" locked="0" layoutInCell="1" allowOverlap="1" wp14:anchorId="7B0E305A" wp14:editId="6A61F8CF">
            <wp:simplePos x="0" y="0"/>
            <wp:positionH relativeFrom="page">
              <wp:posOffset>3445949</wp:posOffset>
            </wp:positionH>
            <wp:positionV relativeFrom="paragraph">
              <wp:posOffset>1307270</wp:posOffset>
            </wp:positionV>
            <wp:extent cx="1661268" cy="2476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661268" cy="247650"/>
                    </a:xfrm>
                    <a:prstGeom prst="rect">
                      <a:avLst/>
                    </a:prstGeom>
                  </pic:spPr>
                </pic:pic>
              </a:graphicData>
            </a:graphic>
          </wp:anchor>
        </w:drawing>
      </w:r>
      <w:bookmarkStart w:id="0" w:name="_bookmark0"/>
      <w:bookmarkEnd w:id="0"/>
      <w:r w:rsidR="007D2F53" w:rsidRPr="00F8582F">
        <w:t>INSTITUTO SUPERIOR MANUEL TEIXEIRA GOMES</w:t>
      </w:r>
    </w:p>
    <w:p w14:paraId="1C1D432B" w14:textId="77777777" w:rsidR="001D5711" w:rsidRPr="00F8582F" w:rsidRDefault="001D5711">
      <w:pPr>
        <w:pStyle w:val="Corpodetexto"/>
        <w:rPr>
          <w:sz w:val="20"/>
        </w:rPr>
      </w:pPr>
    </w:p>
    <w:p w14:paraId="48DC2546" w14:textId="1A45331F" w:rsidR="001D5711" w:rsidRPr="00F8582F" w:rsidRDefault="001D5711">
      <w:pPr>
        <w:pStyle w:val="Corpodetexto"/>
        <w:rPr>
          <w:sz w:val="20"/>
        </w:rPr>
      </w:pPr>
    </w:p>
    <w:p w14:paraId="408EDD66" w14:textId="55581688" w:rsidR="001D5711" w:rsidRPr="00F8582F" w:rsidRDefault="007E1CFA">
      <w:pPr>
        <w:pStyle w:val="Corpodetexto"/>
        <w:spacing w:before="8"/>
        <w:rPr>
          <w:sz w:val="27"/>
        </w:rPr>
      </w:pPr>
      <w:r w:rsidRPr="00F8582F">
        <w:rPr>
          <w:noProof/>
        </w:rPr>
        <mc:AlternateContent>
          <mc:Choice Requires="wpc">
            <w:drawing>
              <wp:inline distT="0" distB="0" distL="0" distR="0" wp14:anchorId="2F6537BF" wp14:editId="59187A25">
                <wp:extent cx="5021580" cy="2929255"/>
                <wp:effectExtent l="0" t="0" r="7620" b="4445"/>
                <wp:docPr id="652996449" name="Juta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3D926EA9" id="Juta 28" o:spid="_x0000_s1026" editas="canvas" style="width:395.4pt;height:230.65pt;mso-position-horizontal-relative:char;mso-position-vertical-relative:line" coordsize="50215,2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215;height:29292;visibility:visible;mso-wrap-style:square" filled="t">
                  <v:fill o:detectmouseclick="t"/>
                  <v:path o:connecttype="none"/>
                </v:shape>
                <w10:anchorlock/>
              </v:group>
            </w:pict>
          </mc:Fallback>
        </mc:AlternateContent>
      </w:r>
    </w:p>
    <w:p w14:paraId="69380293" w14:textId="2BC344E4" w:rsidR="002C0E54" w:rsidRPr="00F8582F" w:rsidRDefault="00F03F22" w:rsidP="002C0E54">
      <w:pPr>
        <w:jc w:val="center"/>
        <w:rPr>
          <w:b/>
          <w:bCs/>
          <w:sz w:val="34"/>
          <w:szCs w:val="34"/>
        </w:rPr>
      </w:pPr>
      <w:bookmarkStart w:id="1" w:name="_Toc170079691"/>
      <w:r w:rsidRPr="00F8582F">
        <w:rPr>
          <w:b/>
          <w:bCs/>
          <w:sz w:val="34"/>
          <w:szCs w:val="34"/>
        </w:rPr>
        <w:t xml:space="preserve">Protótipo </w:t>
      </w:r>
      <w:r w:rsidR="00DE202A" w:rsidRPr="00F8582F">
        <w:rPr>
          <w:b/>
          <w:bCs/>
          <w:sz w:val="34"/>
          <w:szCs w:val="34"/>
        </w:rPr>
        <w:t>Monitor</w:t>
      </w:r>
      <w:r w:rsidR="00E902E7" w:rsidRPr="00F8582F">
        <w:rPr>
          <w:b/>
          <w:bCs/>
          <w:sz w:val="34"/>
          <w:szCs w:val="34"/>
        </w:rPr>
        <w:t>ização</w:t>
      </w:r>
      <w:r w:rsidRPr="00F8582F">
        <w:rPr>
          <w:b/>
          <w:bCs/>
          <w:sz w:val="34"/>
          <w:szCs w:val="34"/>
        </w:rPr>
        <w:t xml:space="preserve"> de Quedas com </w:t>
      </w:r>
      <w:proofErr w:type="spellStart"/>
      <w:r w:rsidRPr="00F8582F">
        <w:rPr>
          <w:b/>
          <w:bCs/>
          <w:sz w:val="34"/>
          <w:szCs w:val="34"/>
        </w:rPr>
        <w:t>Arduino</w:t>
      </w:r>
      <w:proofErr w:type="spellEnd"/>
      <w:r w:rsidRPr="00F8582F">
        <w:rPr>
          <w:b/>
          <w:bCs/>
          <w:sz w:val="34"/>
          <w:szCs w:val="34"/>
        </w:rPr>
        <w:t xml:space="preserve"> e </w:t>
      </w:r>
    </w:p>
    <w:p w14:paraId="43D06C45" w14:textId="6795645C" w:rsidR="001D5711" w:rsidRPr="00F8582F" w:rsidRDefault="00F03F22" w:rsidP="002C0E54">
      <w:pPr>
        <w:jc w:val="center"/>
        <w:rPr>
          <w:b/>
          <w:bCs/>
          <w:sz w:val="34"/>
          <w:szCs w:val="34"/>
        </w:rPr>
      </w:pPr>
      <w:proofErr w:type="spellStart"/>
      <w:r w:rsidRPr="00F8582F">
        <w:rPr>
          <w:b/>
          <w:bCs/>
          <w:sz w:val="34"/>
          <w:szCs w:val="34"/>
        </w:rPr>
        <w:t>LoRaWAN</w:t>
      </w:r>
      <w:bookmarkEnd w:id="1"/>
      <w:proofErr w:type="spellEnd"/>
    </w:p>
    <w:p w14:paraId="2DD66138" w14:textId="77777777" w:rsidR="001D5711" w:rsidRPr="00F8582F" w:rsidRDefault="001D5711">
      <w:pPr>
        <w:pStyle w:val="Corpodetexto"/>
        <w:rPr>
          <w:b/>
          <w:sz w:val="44"/>
        </w:rPr>
      </w:pPr>
    </w:p>
    <w:p w14:paraId="145C6622" w14:textId="77777777" w:rsidR="001D5711" w:rsidRPr="00F8582F" w:rsidRDefault="001D5711">
      <w:pPr>
        <w:pStyle w:val="Corpodetexto"/>
        <w:spacing w:before="10"/>
        <w:rPr>
          <w:b/>
          <w:sz w:val="46"/>
        </w:rPr>
      </w:pPr>
    </w:p>
    <w:p w14:paraId="37C6D016" w14:textId="36678EB6" w:rsidR="001D5711" w:rsidRPr="00F8582F" w:rsidRDefault="00000000">
      <w:pPr>
        <w:ind w:left="970" w:right="1063"/>
        <w:jc w:val="center"/>
        <w:rPr>
          <w:b/>
          <w:sz w:val="28"/>
        </w:rPr>
      </w:pPr>
      <w:r w:rsidRPr="00F8582F">
        <w:rPr>
          <w:b/>
          <w:sz w:val="28"/>
        </w:rPr>
        <w:t xml:space="preserve">Relatório </w:t>
      </w:r>
      <w:r w:rsidR="00DE202A" w:rsidRPr="00F8582F">
        <w:rPr>
          <w:b/>
          <w:sz w:val="28"/>
        </w:rPr>
        <w:t>de Trabalho Final de Curso</w:t>
      </w:r>
    </w:p>
    <w:p w14:paraId="6129BC80" w14:textId="77777777" w:rsidR="001D5711" w:rsidRPr="00F8582F" w:rsidRDefault="001D5711">
      <w:pPr>
        <w:pStyle w:val="Corpodetexto"/>
        <w:rPr>
          <w:b/>
          <w:sz w:val="36"/>
        </w:rPr>
      </w:pPr>
    </w:p>
    <w:p w14:paraId="1931528B" w14:textId="77777777" w:rsidR="001D5711" w:rsidRPr="00F8582F" w:rsidRDefault="001D5711">
      <w:pPr>
        <w:pStyle w:val="Corpodetexto"/>
        <w:rPr>
          <w:b/>
          <w:sz w:val="36"/>
        </w:rPr>
      </w:pPr>
    </w:p>
    <w:p w14:paraId="14386262" w14:textId="640FFD92" w:rsidR="001D5711" w:rsidRPr="00F8582F" w:rsidRDefault="00DE202A">
      <w:pPr>
        <w:spacing w:before="273"/>
        <w:ind w:left="970" w:right="1063"/>
        <w:jc w:val="center"/>
        <w:rPr>
          <w:b/>
          <w:sz w:val="34"/>
        </w:rPr>
      </w:pPr>
      <w:r w:rsidRPr="00F8582F">
        <w:rPr>
          <w:b/>
          <w:sz w:val="34"/>
        </w:rPr>
        <w:t xml:space="preserve">Rafael </w:t>
      </w:r>
      <w:r w:rsidR="005F287F" w:rsidRPr="00F8582F">
        <w:rPr>
          <w:b/>
          <w:sz w:val="34"/>
        </w:rPr>
        <w:t>André</w:t>
      </w:r>
      <w:r w:rsidRPr="00F8582F">
        <w:rPr>
          <w:b/>
          <w:sz w:val="34"/>
        </w:rPr>
        <w:t xml:space="preserve"> Modesto Rio</w:t>
      </w:r>
    </w:p>
    <w:p w14:paraId="522312CE" w14:textId="77777777" w:rsidR="001D5711" w:rsidRPr="00F8582F" w:rsidRDefault="001D5711">
      <w:pPr>
        <w:pStyle w:val="Corpodetexto"/>
        <w:rPr>
          <w:b/>
          <w:sz w:val="44"/>
        </w:rPr>
      </w:pPr>
    </w:p>
    <w:p w14:paraId="2695546F" w14:textId="77777777" w:rsidR="001D5711" w:rsidRPr="00F8582F" w:rsidRDefault="001D5711">
      <w:pPr>
        <w:pStyle w:val="Corpodetexto"/>
        <w:rPr>
          <w:b/>
          <w:sz w:val="44"/>
        </w:rPr>
      </w:pPr>
    </w:p>
    <w:p w14:paraId="49D4F9DE" w14:textId="77777777" w:rsidR="001D5711" w:rsidRPr="00F8582F" w:rsidRDefault="001D5711">
      <w:pPr>
        <w:pStyle w:val="Corpodetexto"/>
        <w:spacing w:before="3"/>
        <w:rPr>
          <w:b/>
          <w:sz w:val="42"/>
        </w:rPr>
      </w:pPr>
    </w:p>
    <w:p w14:paraId="0A82A7CC" w14:textId="77777777" w:rsidR="001D5711" w:rsidRPr="00F8582F" w:rsidRDefault="00000000">
      <w:pPr>
        <w:ind w:left="3552"/>
        <w:rPr>
          <w:sz w:val="28"/>
        </w:rPr>
      </w:pPr>
      <w:r w:rsidRPr="00F8582F">
        <w:rPr>
          <w:sz w:val="28"/>
        </w:rPr>
        <w:t>Trabalho orientado por:</w:t>
      </w:r>
    </w:p>
    <w:p w14:paraId="350ABB64" w14:textId="2B736E9E" w:rsidR="001D5711" w:rsidRPr="00F8582F" w:rsidRDefault="00000000" w:rsidP="00DE202A">
      <w:pPr>
        <w:spacing w:before="123"/>
        <w:ind w:left="970" w:right="1063"/>
        <w:jc w:val="center"/>
        <w:rPr>
          <w:sz w:val="28"/>
        </w:rPr>
      </w:pPr>
      <w:r w:rsidRPr="00F8582F">
        <w:rPr>
          <w:sz w:val="28"/>
        </w:rPr>
        <w:t>Prof.</w:t>
      </w:r>
      <w:ins w:id="2" w:author="francisco pereira" w:date="2024-09-01T18:28:00Z" w16du:dateUtc="2024-09-01T17:28:00Z">
        <w:r w:rsidR="00DC42EE" w:rsidRPr="00F8582F">
          <w:rPr>
            <w:sz w:val="28"/>
          </w:rPr>
          <w:t xml:space="preserve"> </w:t>
        </w:r>
      </w:ins>
      <w:r w:rsidR="00DE202A" w:rsidRPr="00F8582F">
        <w:rPr>
          <w:sz w:val="28"/>
        </w:rPr>
        <w:t>Francisco Melo Pereira</w:t>
      </w:r>
    </w:p>
    <w:p w14:paraId="77C3ABFD" w14:textId="77777777" w:rsidR="001D5711" w:rsidRPr="00F8582F" w:rsidRDefault="001D5711">
      <w:pPr>
        <w:pStyle w:val="Corpodetexto"/>
        <w:rPr>
          <w:sz w:val="34"/>
        </w:rPr>
      </w:pPr>
    </w:p>
    <w:p w14:paraId="28A9FFC0" w14:textId="77777777" w:rsidR="001D5711" w:rsidRPr="00F8582F" w:rsidRDefault="001D5711">
      <w:pPr>
        <w:pStyle w:val="Corpodetexto"/>
        <w:rPr>
          <w:sz w:val="34"/>
        </w:rPr>
      </w:pPr>
    </w:p>
    <w:p w14:paraId="1CC51F60" w14:textId="77777777" w:rsidR="001D5711" w:rsidRPr="00F8582F" w:rsidRDefault="001D5711">
      <w:pPr>
        <w:pStyle w:val="Corpodetexto"/>
        <w:spacing w:before="1"/>
        <w:rPr>
          <w:sz w:val="35"/>
        </w:rPr>
      </w:pPr>
    </w:p>
    <w:p w14:paraId="5151694F" w14:textId="4079A44A" w:rsidR="001D5711" w:rsidRPr="00F8582F" w:rsidRDefault="00000000">
      <w:pPr>
        <w:ind w:left="970" w:right="1063"/>
        <w:jc w:val="center"/>
        <w:rPr>
          <w:sz w:val="34"/>
        </w:rPr>
      </w:pPr>
      <w:r w:rsidRPr="00F8582F">
        <w:rPr>
          <w:sz w:val="34"/>
        </w:rPr>
        <w:t>202</w:t>
      </w:r>
      <w:r w:rsidR="00F34BAF" w:rsidRPr="00F8582F">
        <w:rPr>
          <w:sz w:val="34"/>
        </w:rPr>
        <w:t>4</w:t>
      </w:r>
    </w:p>
    <w:p w14:paraId="3B41E7D2" w14:textId="77777777" w:rsidR="001D5711" w:rsidRPr="00F8582F" w:rsidRDefault="001D5711">
      <w:pPr>
        <w:jc w:val="center"/>
        <w:rPr>
          <w:sz w:val="34"/>
        </w:rPr>
        <w:sectPr w:rsidR="001D5711" w:rsidRPr="00F8582F" w:rsidSect="00B10DA6">
          <w:footerReference w:type="default" r:id="rId9"/>
          <w:type w:val="continuous"/>
          <w:pgSz w:w="11910" w:h="16840"/>
          <w:pgMar w:top="1340" w:right="920" w:bottom="280" w:left="1100" w:header="720" w:footer="720" w:gutter="0"/>
          <w:cols w:space="720"/>
          <w:titlePg/>
          <w:docGrid w:linePitch="299"/>
        </w:sectPr>
      </w:pPr>
    </w:p>
    <w:p w14:paraId="6A67413F" w14:textId="77777777" w:rsidR="001D5711" w:rsidRPr="00F8582F" w:rsidRDefault="001D5711">
      <w:pPr>
        <w:pStyle w:val="Corpodetexto"/>
        <w:spacing w:before="4"/>
        <w:rPr>
          <w:sz w:val="17"/>
        </w:rPr>
      </w:pPr>
    </w:p>
    <w:p w14:paraId="163F058D" w14:textId="77777777" w:rsidR="001D5711" w:rsidRPr="00F8582F" w:rsidRDefault="001D5711">
      <w:pPr>
        <w:rPr>
          <w:sz w:val="17"/>
        </w:rPr>
        <w:sectPr w:rsidR="001D5711" w:rsidRPr="00F8582F" w:rsidSect="00B10DA6">
          <w:pgSz w:w="11910" w:h="16840"/>
          <w:pgMar w:top="1580" w:right="920" w:bottom="280" w:left="1100" w:header="720" w:footer="720" w:gutter="0"/>
          <w:cols w:space="720"/>
          <w:titlePg/>
          <w:docGrid w:linePitch="299"/>
        </w:sectPr>
      </w:pPr>
    </w:p>
    <w:p w14:paraId="0AC4A8C6" w14:textId="63C7CB27" w:rsidR="001D5711" w:rsidRPr="00F8582F" w:rsidRDefault="009108D5">
      <w:pPr>
        <w:pStyle w:val="Corpodetexto"/>
        <w:spacing w:before="74"/>
        <w:ind w:left="970" w:right="1063"/>
        <w:jc w:val="center"/>
      </w:pPr>
      <w:r w:rsidRPr="00F8582F">
        <w:rPr>
          <w:noProof/>
        </w:rPr>
        <w:lastRenderedPageBreak/>
        <mc:AlternateContent>
          <mc:Choice Requires="wps">
            <w:drawing>
              <wp:anchor distT="0" distB="0" distL="114300" distR="114300" simplePos="0" relativeHeight="15730176" behindDoc="0" locked="0" layoutInCell="1" allowOverlap="1" wp14:anchorId="4B9310AA" wp14:editId="3C7EB3E2">
                <wp:simplePos x="0" y="0"/>
                <wp:positionH relativeFrom="page">
                  <wp:posOffset>3451860</wp:posOffset>
                </wp:positionH>
                <wp:positionV relativeFrom="paragraph">
                  <wp:posOffset>779145</wp:posOffset>
                </wp:positionV>
                <wp:extent cx="1278255" cy="407035"/>
                <wp:effectExtent l="0" t="0" r="0" b="0"/>
                <wp:wrapNone/>
                <wp:docPr id="1777396371"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8255" cy="407035"/>
                        </a:xfrm>
                        <a:custGeom>
                          <a:avLst/>
                          <a:gdLst>
                            <a:gd name="T0" fmla="*/ 39370 w 2013"/>
                            <a:gd name="T1" fmla="*/ 816610 h 641"/>
                            <a:gd name="T2" fmla="*/ 101600 w 2013"/>
                            <a:gd name="T3" fmla="*/ 803275 h 641"/>
                            <a:gd name="T4" fmla="*/ 97790 w 2013"/>
                            <a:gd name="T5" fmla="*/ 1132205 h 641"/>
                            <a:gd name="T6" fmla="*/ 97790 w 2013"/>
                            <a:gd name="T7" fmla="*/ 916305 h 641"/>
                            <a:gd name="T8" fmla="*/ 3810 w 2013"/>
                            <a:gd name="T9" fmla="*/ 928370 h 641"/>
                            <a:gd name="T10" fmla="*/ 46990 w 2013"/>
                            <a:gd name="T11" fmla="*/ 971550 h 641"/>
                            <a:gd name="T12" fmla="*/ 15875 w 2013"/>
                            <a:gd name="T13" fmla="*/ 1156970 h 641"/>
                            <a:gd name="T14" fmla="*/ 140335 w 2013"/>
                            <a:gd name="T15" fmla="*/ 1181100 h 641"/>
                            <a:gd name="T16" fmla="*/ 277495 w 2013"/>
                            <a:gd name="T17" fmla="*/ 1025525 h 641"/>
                            <a:gd name="T18" fmla="*/ 215265 w 2013"/>
                            <a:gd name="T19" fmla="*/ 969010 h 641"/>
                            <a:gd name="T20" fmla="*/ 263525 w 2013"/>
                            <a:gd name="T21" fmla="*/ 930275 h 641"/>
                            <a:gd name="T22" fmla="*/ 316230 w 2013"/>
                            <a:gd name="T23" fmla="*/ 977265 h 641"/>
                            <a:gd name="T24" fmla="*/ 341630 w 2013"/>
                            <a:gd name="T25" fmla="*/ 919480 h 641"/>
                            <a:gd name="T26" fmla="*/ 226060 w 2013"/>
                            <a:gd name="T27" fmla="*/ 913130 h 641"/>
                            <a:gd name="T28" fmla="*/ 180340 w 2013"/>
                            <a:gd name="T29" fmla="*/ 1018540 h 641"/>
                            <a:gd name="T30" fmla="*/ 290195 w 2013"/>
                            <a:gd name="T31" fmla="*/ 1088390 h 641"/>
                            <a:gd name="T32" fmla="*/ 278130 w 2013"/>
                            <a:gd name="T33" fmla="*/ 1157605 h 641"/>
                            <a:gd name="T34" fmla="*/ 193675 w 2013"/>
                            <a:gd name="T35" fmla="*/ 1128395 h 641"/>
                            <a:gd name="T36" fmla="*/ 166370 w 2013"/>
                            <a:gd name="T37" fmla="*/ 1141730 h 641"/>
                            <a:gd name="T38" fmla="*/ 222250 w 2013"/>
                            <a:gd name="T39" fmla="*/ 1184275 h 641"/>
                            <a:gd name="T40" fmla="*/ 306705 w 2013"/>
                            <a:gd name="T41" fmla="*/ 1174115 h 641"/>
                            <a:gd name="T42" fmla="*/ 351790 w 2013"/>
                            <a:gd name="T43" fmla="*/ 1106805 h 641"/>
                            <a:gd name="T44" fmla="*/ 799465 w 2013"/>
                            <a:gd name="T45" fmla="*/ 1132205 h 641"/>
                            <a:gd name="T46" fmla="*/ 765810 w 2013"/>
                            <a:gd name="T47" fmla="*/ 914400 h 641"/>
                            <a:gd name="T48" fmla="*/ 675005 w 2013"/>
                            <a:gd name="T49" fmla="*/ 921385 h 641"/>
                            <a:gd name="T50" fmla="*/ 622300 w 2013"/>
                            <a:gd name="T51" fmla="*/ 943610 h 641"/>
                            <a:gd name="T52" fmla="*/ 516255 w 2013"/>
                            <a:gd name="T53" fmla="*/ 920115 h 641"/>
                            <a:gd name="T54" fmla="*/ 456565 w 2013"/>
                            <a:gd name="T55" fmla="*/ 907415 h 641"/>
                            <a:gd name="T56" fmla="*/ 374015 w 2013"/>
                            <a:gd name="T57" fmla="*/ 941070 h 641"/>
                            <a:gd name="T58" fmla="*/ 414655 w 2013"/>
                            <a:gd name="T59" fmla="*/ 1102360 h 641"/>
                            <a:gd name="T60" fmla="*/ 370840 w 2013"/>
                            <a:gd name="T61" fmla="*/ 1160780 h 641"/>
                            <a:gd name="T62" fmla="*/ 502920 w 2013"/>
                            <a:gd name="T63" fmla="*/ 1164590 h 641"/>
                            <a:gd name="T64" fmla="*/ 464185 w 2013"/>
                            <a:gd name="T65" fmla="*/ 1124585 h 641"/>
                            <a:gd name="T66" fmla="*/ 509270 w 2013"/>
                            <a:gd name="T67" fmla="*/ 948690 h 641"/>
                            <a:gd name="T68" fmla="*/ 579755 w 2013"/>
                            <a:gd name="T69" fmla="*/ 1132205 h 641"/>
                            <a:gd name="T70" fmla="*/ 540385 w 2013"/>
                            <a:gd name="T71" fmla="*/ 1175385 h 641"/>
                            <a:gd name="T72" fmla="*/ 667385 w 2013"/>
                            <a:gd name="T73" fmla="*/ 1158875 h 641"/>
                            <a:gd name="T74" fmla="*/ 630555 w 2013"/>
                            <a:gd name="T75" fmla="*/ 1005205 h 641"/>
                            <a:gd name="T76" fmla="*/ 734695 w 2013"/>
                            <a:gd name="T77" fmla="*/ 946785 h 641"/>
                            <a:gd name="T78" fmla="*/ 745490 w 2013"/>
                            <a:gd name="T79" fmla="*/ 1141730 h 641"/>
                            <a:gd name="T80" fmla="*/ 708660 w 2013"/>
                            <a:gd name="T81" fmla="*/ 1178560 h 641"/>
                            <a:gd name="T82" fmla="*/ 1108075 w 2013"/>
                            <a:gd name="T83" fmla="*/ 1153795 h 641"/>
                            <a:gd name="T84" fmla="*/ 1069340 w 2013"/>
                            <a:gd name="T85" fmla="*/ 1155065 h 641"/>
                            <a:gd name="T86" fmla="*/ 1057275 w 2013"/>
                            <a:gd name="T87" fmla="*/ 1013460 h 641"/>
                            <a:gd name="T88" fmla="*/ 893445 w 2013"/>
                            <a:gd name="T89" fmla="*/ 929640 h 641"/>
                            <a:gd name="T90" fmla="*/ 890905 w 2013"/>
                            <a:gd name="T91" fmla="*/ 998220 h 641"/>
                            <a:gd name="T92" fmla="*/ 906780 w 2013"/>
                            <a:gd name="T93" fmla="*/ 961390 h 641"/>
                            <a:gd name="T94" fmla="*/ 995680 w 2013"/>
                            <a:gd name="T95" fmla="*/ 949960 h 641"/>
                            <a:gd name="T96" fmla="*/ 969645 w 2013"/>
                            <a:gd name="T97" fmla="*/ 1153795 h 641"/>
                            <a:gd name="T98" fmla="*/ 901700 w 2013"/>
                            <a:gd name="T99" fmla="*/ 1124585 h 641"/>
                            <a:gd name="T100" fmla="*/ 1004570 w 2013"/>
                            <a:gd name="T101" fmla="*/ 1016635 h 641"/>
                            <a:gd name="T102" fmla="*/ 847725 w 2013"/>
                            <a:gd name="T103" fmla="*/ 1119505 h 641"/>
                            <a:gd name="T104" fmla="*/ 937260 w 2013"/>
                            <a:gd name="T105" fmla="*/ 1185545 h 641"/>
                            <a:gd name="T106" fmla="*/ 1007110 w 2013"/>
                            <a:gd name="T107" fmla="*/ 1149985 h 641"/>
                            <a:gd name="T108" fmla="*/ 1083310 w 2013"/>
                            <a:gd name="T109" fmla="*/ 1179195 h 641"/>
                            <a:gd name="T110" fmla="*/ 1266825 w 2013"/>
                            <a:gd name="T111" fmla="*/ 1134110 h 641"/>
                            <a:gd name="T112" fmla="*/ 1196340 w 2013"/>
                            <a:gd name="T113" fmla="*/ 1120775 h 641"/>
                            <a:gd name="T114" fmla="*/ 1195070 w 2013"/>
                            <a:gd name="T115" fmla="*/ 913765 h 641"/>
                            <a:gd name="T116" fmla="*/ 1184275 w 2013"/>
                            <a:gd name="T117" fmla="*/ 822325 h 641"/>
                            <a:gd name="T118" fmla="*/ 1110615 w 2013"/>
                            <a:gd name="T119" fmla="*/ 913765 h 641"/>
                            <a:gd name="T120" fmla="*/ 1193800 w 2013"/>
                            <a:gd name="T121" fmla="*/ 1186180 h 641"/>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2013" h="641">
                              <a:moveTo>
                                <a:pt x="160" y="38"/>
                              </a:moveTo>
                              <a:lnTo>
                                <a:pt x="155" y="27"/>
                              </a:lnTo>
                              <a:lnTo>
                                <a:pt x="137" y="5"/>
                              </a:lnTo>
                              <a:lnTo>
                                <a:pt x="126" y="0"/>
                              </a:lnTo>
                              <a:lnTo>
                                <a:pt x="101" y="0"/>
                              </a:lnTo>
                              <a:lnTo>
                                <a:pt x="90" y="4"/>
                              </a:lnTo>
                              <a:lnTo>
                                <a:pt x="68" y="24"/>
                              </a:lnTo>
                              <a:lnTo>
                                <a:pt x="62" y="35"/>
                              </a:lnTo>
                              <a:lnTo>
                                <a:pt x="62" y="59"/>
                              </a:lnTo>
                              <a:lnTo>
                                <a:pt x="67" y="70"/>
                              </a:lnTo>
                              <a:lnTo>
                                <a:pt x="77" y="81"/>
                              </a:lnTo>
                              <a:lnTo>
                                <a:pt x="87" y="92"/>
                              </a:lnTo>
                              <a:lnTo>
                                <a:pt x="98" y="97"/>
                              </a:lnTo>
                              <a:lnTo>
                                <a:pt x="122" y="97"/>
                              </a:lnTo>
                              <a:lnTo>
                                <a:pt x="134" y="92"/>
                              </a:lnTo>
                              <a:lnTo>
                                <a:pt x="155" y="72"/>
                              </a:lnTo>
                              <a:lnTo>
                                <a:pt x="160" y="61"/>
                              </a:lnTo>
                              <a:lnTo>
                                <a:pt x="160" y="38"/>
                              </a:lnTo>
                              <a:close/>
                              <a:moveTo>
                                <a:pt x="226" y="607"/>
                              </a:moveTo>
                              <a:lnTo>
                                <a:pt x="225" y="601"/>
                              </a:lnTo>
                              <a:lnTo>
                                <a:pt x="221" y="598"/>
                              </a:lnTo>
                              <a:lnTo>
                                <a:pt x="200" y="595"/>
                              </a:lnTo>
                              <a:lnTo>
                                <a:pt x="183" y="592"/>
                              </a:lnTo>
                              <a:lnTo>
                                <a:pt x="171" y="587"/>
                              </a:lnTo>
                              <a:lnTo>
                                <a:pt x="163" y="581"/>
                              </a:lnTo>
                              <a:lnTo>
                                <a:pt x="158" y="571"/>
                              </a:lnTo>
                              <a:lnTo>
                                <a:pt x="154" y="556"/>
                              </a:lnTo>
                              <a:lnTo>
                                <a:pt x="152" y="536"/>
                              </a:lnTo>
                              <a:lnTo>
                                <a:pt x="151" y="509"/>
                              </a:lnTo>
                              <a:lnTo>
                                <a:pt x="151" y="303"/>
                              </a:lnTo>
                              <a:lnTo>
                                <a:pt x="152" y="287"/>
                              </a:lnTo>
                              <a:lnTo>
                                <a:pt x="152" y="277"/>
                              </a:lnTo>
                              <a:lnTo>
                                <a:pt x="152" y="270"/>
                              </a:lnTo>
                              <a:lnTo>
                                <a:pt x="152" y="265"/>
                              </a:lnTo>
                              <a:lnTo>
                                <a:pt x="153" y="249"/>
                              </a:lnTo>
                              <a:lnTo>
                                <a:pt x="154" y="216"/>
                              </a:lnTo>
                              <a:lnTo>
                                <a:pt x="155" y="210"/>
                              </a:lnTo>
                              <a:lnTo>
                                <a:pt x="155" y="202"/>
                              </a:lnTo>
                              <a:lnTo>
                                <a:pt x="151" y="200"/>
                              </a:lnTo>
                              <a:lnTo>
                                <a:pt x="142" y="200"/>
                              </a:lnTo>
                              <a:lnTo>
                                <a:pt x="118" y="208"/>
                              </a:lnTo>
                              <a:lnTo>
                                <a:pt x="88" y="215"/>
                              </a:lnTo>
                              <a:lnTo>
                                <a:pt x="51" y="222"/>
                              </a:lnTo>
                              <a:lnTo>
                                <a:pt x="9" y="228"/>
                              </a:lnTo>
                              <a:lnTo>
                                <a:pt x="6" y="235"/>
                              </a:lnTo>
                              <a:lnTo>
                                <a:pt x="7" y="244"/>
                              </a:lnTo>
                              <a:lnTo>
                                <a:pt x="11" y="255"/>
                              </a:lnTo>
                              <a:lnTo>
                                <a:pt x="29" y="258"/>
                              </a:lnTo>
                              <a:lnTo>
                                <a:pt x="44" y="261"/>
                              </a:lnTo>
                              <a:lnTo>
                                <a:pt x="56" y="265"/>
                              </a:lnTo>
                              <a:lnTo>
                                <a:pt x="63" y="270"/>
                              </a:lnTo>
                              <a:lnTo>
                                <a:pt x="68" y="277"/>
                              </a:lnTo>
                              <a:lnTo>
                                <a:pt x="71" y="288"/>
                              </a:lnTo>
                              <a:lnTo>
                                <a:pt x="74" y="303"/>
                              </a:lnTo>
                              <a:lnTo>
                                <a:pt x="74" y="321"/>
                              </a:lnTo>
                              <a:lnTo>
                                <a:pt x="74" y="509"/>
                              </a:lnTo>
                              <a:lnTo>
                                <a:pt x="73" y="536"/>
                              </a:lnTo>
                              <a:lnTo>
                                <a:pt x="71" y="556"/>
                              </a:lnTo>
                              <a:lnTo>
                                <a:pt x="67" y="571"/>
                              </a:lnTo>
                              <a:lnTo>
                                <a:pt x="62" y="581"/>
                              </a:lnTo>
                              <a:lnTo>
                                <a:pt x="54" y="587"/>
                              </a:lnTo>
                              <a:lnTo>
                                <a:pt x="42" y="592"/>
                              </a:lnTo>
                              <a:lnTo>
                                <a:pt x="25" y="595"/>
                              </a:lnTo>
                              <a:lnTo>
                                <a:pt x="4" y="598"/>
                              </a:lnTo>
                              <a:lnTo>
                                <a:pt x="1" y="601"/>
                              </a:lnTo>
                              <a:lnTo>
                                <a:pt x="0" y="607"/>
                              </a:lnTo>
                              <a:lnTo>
                                <a:pt x="0" y="624"/>
                              </a:lnTo>
                              <a:lnTo>
                                <a:pt x="1" y="630"/>
                              </a:lnTo>
                              <a:lnTo>
                                <a:pt x="4" y="633"/>
                              </a:lnTo>
                              <a:lnTo>
                                <a:pt x="96" y="631"/>
                              </a:lnTo>
                              <a:lnTo>
                                <a:pt x="113" y="631"/>
                              </a:lnTo>
                              <a:lnTo>
                                <a:pt x="221" y="633"/>
                              </a:lnTo>
                              <a:lnTo>
                                <a:pt x="224" y="631"/>
                              </a:lnTo>
                              <a:lnTo>
                                <a:pt x="225" y="630"/>
                              </a:lnTo>
                              <a:lnTo>
                                <a:pt x="226" y="624"/>
                              </a:lnTo>
                              <a:lnTo>
                                <a:pt x="226" y="607"/>
                              </a:lnTo>
                              <a:close/>
                              <a:moveTo>
                                <a:pt x="554" y="516"/>
                              </a:moveTo>
                              <a:lnTo>
                                <a:pt x="547" y="476"/>
                              </a:lnTo>
                              <a:lnTo>
                                <a:pt x="525" y="441"/>
                              </a:lnTo>
                              <a:lnTo>
                                <a:pt x="488" y="412"/>
                              </a:lnTo>
                              <a:lnTo>
                                <a:pt x="437" y="388"/>
                              </a:lnTo>
                              <a:lnTo>
                                <a:pt x="397" y="372"/>
                              </a:lnTo>
                              <a:lnTo>
                                <a:pt x="388" y="368"/>
                              </a:lnTo>
                              <a:lnTo>
                                <a:pt x="368" y="357"/>
                              </a:lnTo>
                              <a:lnTo>
                                <a:pt x="361" y="352"/>
                              </a:lnTo>
                              <a:lnTo>
                                <a:pt x="352" y="342"/>
                              </a:lnTo>
                              <a:lnTo>
                                <a:pt x="348" y="335"/>
                              </a:lnTo>
                              <a:lnTo>
                                <a:pt x="341" y="319"/>
                              </a:lnTo>
                              <a:lnTo>
                                <a:pt x="339" y="310"/>
                              </a:lnTo>
                              <a:lnTo>
                                <a:pt x="339" y="299"/>
                              </a:lnTo>
                              <a:lnTo>
                                <a:pt x="341" y="286"/>
                              </a:lnTo>
                              <a:lnTo>
                                <a:pt x="345" y="274"/>
                              </a:lnTo>
                              <a:lnTo>
                                <a:pt x="351" y="264"/>
                              </a:lnTo>
                              <a:lnTo>
                                <a:pt x="361" y="255"/>
                              </a:lnTo>
                              <a:lnTo>
                                <a:pt x="371" y="247"/>
                              </a:lnTo>
                              <a:lnTo>
                                <a:pt x="383" y="242"/>
                              </a:lnTo>
                              <a:lnTo>
                                <a:pt x="395" y="239"/>
                              </a:lnTo>
                              <a:lnTo>
                                <a:pt x="408" y="238"/>
                              </a:lnTo>
                              <a:lnTo>
                                <a:pt x="415" y="238"/>
                              </a:lnTo>
                              <a:lnTo>
                                <a:pt x="423" y="239"/>
                              </a:lnTo>
                              <a:lnTo>
                                <a:pt x="438" y="242"/>
                              </a:lnTo>
                              <a:lnTo>
                                <a:pt x="447" y="246"/>
                              </a:lnTo>
                              <a:lnTo>
                                <a:pt x="468" y="257"/>
                              </a:lnTo>
                              <a:lnTo>
                                <a:pt x="477" y="266"/>
                              </a:lnTo>
                              <a:lnTo>
                                <a:pt x="484" y="279"/>
                              </a:lnTo>
                              <a:lnTo>
                                <a:pt x="489" y="289"/>
                              </a:lnTo>
                              <a:lnTo>
                                <a:pt x="494" y="300"/>
                              </a:lnTo>
                              <a:lnTo>
                                <a:pt x="498" y="312"/>
                              </a:lnTo>
                              <a:lnTo>
                                <a:pt x="500" y="326"/>
                              </a:lnTo>
                              <a:lnTo>
                                <a:pt x="504" y="328"/>
                              </a:lnTo>
                              <a:lnTo>
                                <a:pt x="509" y="329"/>
                              </a:lnTo>
                              <a:lnTo>
                                <a:pt x="524" y="329"/>
                              </a:lnTo>
                              <a:lnTo>
                                <a:pt x="529" y="328"/>
                              </a:lnTo>
                              <a:lnTo>
                                <a:pt x="532" y="325"/>
                              </a:lnTo>
                              <a:lnTo>
                                <a:pt x="533" y="301"/>
                              </a:lnTo>
                              <a:lnTo>
                                <a:pt x="537" y="240"/>
                              </a:lnTo>
                              <a:lnTo>
                                <a:pt x="538" y="221"/>
                              </a:lnTo>
                              <a:lnTo>
                                <a:pt x="533" y="221"/>
                              </a:lnTo>
                              <a:lnTo>
                                <a:pt x="492" y="212"/>
                              </a:lnTo>
                              <a:lnTo>
                                <a:pt x="466" y="208"/>
                              </a:lnTo>
                              <a:lnTo>
                                <a:pt x="443" y="204"/>
                              </a:lnTo>
                              <a:lnTo>
                                <a:pt x="431" y="203"/>
                              </a:lnTo>
                              <a:lnTo>
                                <a:pt x="419" y="203"/>
                              </a:lnTo>
                              <a:lnTo>
                                <a:pt x="408" y="203"/>
                              </a:lnTo>
                              <a:lnTo>
                                <a:pt x="381" y="205"/>
                              </a:lnTo>
                              <a:lnTo>
                                <a:pt x="356" y="211"/>
                              </a:lnTo>
                              <a:lnTo>
                                <a:pt x="333" y="221"/>
                              </a:lnTo>
                              <a:lnTo>
                                <a:pt x="311" y="235"/>
                              </a:lnTo>
                              <a:lnTo>
                                <a:pt x="293" y="252"/>
                              </a:lnTo>
                              <a:lnTo>
                                <a:pt x="281" y="270"/>
                              </a:lnTo>
                              <a:lnTo>
                                <a:pt x="273" y="291"/>
                              </a:lnTo>
                              <a:lnTo>
                                <a:pt x="270" y="313"/>
                              </a:lnTo>
                              <a:lnTo>
                                <a:pt x="272" y="337"/>
                              </a:lnTo>
                              <a:lnTo>
                                <a:pt x="276" y="359"/>
                              </a:lnTo>
                              <a:lnTo>
                                <a:pt x="284" y="377"/>
                              </a:lnTo>
                              <a:lnTo>
                                <a:pt x="295" y="392"/>
                              </a:lnTo>
                              <a:lnTo>
                                <a:pt x="309" y="406"/>
                              </a:lnTo>
                              <a:lnTo>
                                <a:pt x="327" y="419"/>
                              </a:lnTo>
                              <a:lnTo>
                                <a:pt x="350" y="432"/>
                              </a:lnTo>
                              <a:lnTo>
                                <a:pt x="377" y="444"/>
                              </a:lnTo>
                              <a:lnTo>
                                <a:pt x="405" y="456"/>
                              </a:lnTo>
                              <a:lnTo>
                                <a:pt x="427" y="467"/>
                              </a:lnTo>
                              <a:lnTo>
                                <a:pt x="445" y="477"/>
                              </a:lnTo>
                              <a:lnTo>
                                <a:pt x="457" y="487"/>
                              </a:lnTo>
                              <a:lnTo>
                                <a:pt x="466" y="498"/>
                              </a:lnTo>
                              <a:lnTo>
                                <a:pt x="472" y="510"/>
                              </a:lnTo>
                              <a:lnTo>
                                <a:pt x="476" y="523"/>
                              </a:lnTo>
                              <a:lnTo>
                                <a:pt x="477" y="538"/>
                              </a:lnTo>
                              <a:lnTo>
                                <a:pt x="475" y="553"/>
                              </a:lnTo>
                              <a:lnTo>
                                <a:pt x="471" y="567"/>
                              </a:lnTo>
                              <a:lnTo>
                                <a:pt x="463" y="578"/>
                              </a:lnTo>
                              <a:lnTo>
                                <a:pt x="451" y="588"/>
                              </a:lnTo>
                              <a:lnTo>
                                <a:pt x="438" y="596"/>
                              </a:lnTo>
                              <a:lnTo>
                                <a:pt x="424" y="601"/>
                              </a:lnTo>
                              <a:lnTo>
                                <a:pt x="410" y="604"/>
                              </a:lnTo>
                              <a:lnTo>
                                <a:pt x="394" y="605"/>
                              </a:lnTo>
                              <a:lnTo>
                                <a:pt x="372" y="604"/>
                              </a:lnTo>
                              <a:lnTo>
                                <a:pt x="353" y="599"/>
                              </a:lnTo>
                              <a:lnTo>
                                <a:pt x="337" y="592"/>
                              </a:lnTo>
                              <a:lnTo>
                                <a:pt x="325" y="582"/>
                              </a:lnTo>
                              <a:lnTo>
                                <a:pt x="315" y="569"/>
                              </a:lnTo>
                              <a:lnTo>
                                <a:pt x="305" y="550"/>
                              </a:lnTo>
                              <a:lnTo>
                                <a:pt x="296" y="525"/>
                              </a:lnTo>
                              <a:lnTo>
                                <a:pt x="287" y="494"/>
                              </a:lnTo>
                              <a:lnTo>
                                <a:pt x="284" y="491"/>
                              </a:lnTo>
                              <a:lnTo>
                                <a:pt x="279" y="490"/>
                              </a:lnTo>
                              <a:lnTo>
                                <a:pt x="265" y="490"/>
                              </a:lnTo>
                              <a:lnTo>
                                <a:pt x="260" y="492"/>
                              </a:lnTo>
                              <a:lnTo>
                                <a:pt x="256" y="495"/>
                              </a:lnTo>
                              <a:lnTo>
                                <a:pt x="259" y="535"/>
                              </a:lnTo>
                              <a:lnTo>
                                <a:pt x="262" y="571"/>
                              </a:lnTo>
                              <a:lnTo>
                                <a:pt x="263" y="603"/>
                              </a:lnTo>
                              <a:lnTo>
                                <a:pt x="264" y="631"/>
                              </a:lnTo>
                              <a:lnTo>
                                <a:pt x="273" y="629"/>
                              </a:lnTo>
                              <a:lnTo>
                                <a:pt x="282" y="628"/>
                              </a:lnTo>
                              <a:lnTo>
                                <a:pt x="296" y="628"/>
                              </a:lnTo>
                              <a:lnTo>
                                <a:pt x="303" y="628"/>
                              </a:lnTo>
                              <a:lnTo>
                                <a:pt x="307" y="630"/>
                              </a:lnTo>
                              <a:lnTo>
                                <a:pt x="328" y="635"/>
                              </a:lnTo>
                              <a:lnTo>
                                <a:pt x="350" y="638"/>
                              </a:lnTo>
                              <a:lnTo>
                                <a:pt x="373" y="640"/>
                              </a:lnTo>
                              <a:lnTo>
                                <a:pt x="396" y="641"/>
                              </a:lnTo>
                              <a:lnTo>
                                <a:pt x="408" y="640"/>
                              </a:lnTo>
                              <a:lnTo>
                                <a:pt x="420" y="639"/>
                              </a:lnTo>
                              <a:lnTo>
                                <a:pt x="432" y="637"/>
                              </a:lnTo>
                              <a:lnTo>
                                <a:pt x="445" y="635"/>
                              </a:lnTo>
                              <a:lnTo>
                                <a:pt x="457" y="631"/>
                              </a:lnTo>
                              <a:lnTo>
                                <a:pt x="470" y="627"/>
                              </a:lnTo>
                              <a:lnTo>
                                <a:pt x="483" y="622"/>
                              </a:lnTo>
                              <a:lnTo>
                                <a:pt x="496" y="616"/>
                              </a:lnTo>
                              <a:lnTo>
                                <a:pt x="508" y="608"/>
                              </a:lnTo>
                              <a:lnTo>
                                <a:pt x="519" y="599"/>
                              </a:lnTo>
                              <a:lnTo>
                                <a:pt x="529" y="589"/>
                              </a:lnTo>
                              <a:lnTo>
                                <a:pt x="538" y="576"/>
                              </a:lnTo>
                              <a:lnTo>
                                <a:pt x="545" y="563"/>
                              </a:lnTo>
                              <a:lnTo>
                                <a:pt x="550" y="548"/>
                              </a:lnTo>
                              <a:lnTo>
                                <a:pt x="553" y="533"/>
                              </a:lnTo>
                              <a:lnTo>
                                <a:pt x="554" y="516"/>
                              </a:lnTo>
                              <a:close/>
                              <a:moveTo>
                                <a:pt x="1323" y="606"/>
                              </a:moveTo>
                              <a:lnTo>
                                <a:pt x="1321" y="600"/>
                              </a:lnTo>
                              <a:lnTo>
                                <a:pt x="1319" y="598"/>
                              </a:lnTo>
                              <a:lnTo>
                                <a:pt x="1300" y="595"/>
                              </a:lnTo>
                              <a:lnTo>
                                <a:pt x="1285" y="592"/>
                              </a:lnTo>
                              <a:lnTo>
                                <a:pt x="1274" y="587"/>
                              </a:lnTo>
                              <a:lnTo>
                                <a:pt x="1267" y="581"/>
                              </a:lnTo>
                              <a:lnTo>
                                <a:pt x="1262" y="571"/>
                              </a:lnTo>
                              <a:lnTo>
                                <a:pt x="1259" y="556"/>
                              </a:lnTo>
                              <a:lnTo>
                                <a:pt x="1257" y="536"/>
                              </a:lnTo>
                              <a:lnTo>
                                <a:pt x="1257" y="509"/>
                              </a:lnTo>
                              <a:lnTo>
                                <a:pt x="1257" y="357"/>
                              </a:lnTo>
                              <a:lnTo>
                                <a:pt x="1255" y="322"/>
                              </a:lnTo>
                              <a:lnTo>
                                <a:pt x="1251" y="291"/>
                              </a:lnTo>
                              <a:lnTo>
                                <a:pt x="1245" y="264"/>
                              </a:lnTo>
                              <a:lnTo>
                                <a:pt x="1236" y="242"/>
                              </a:lnTo>
                              <a:lnTo>
                                <a:pt x="1223" y="225"/>
                              </a:lnTo>
                              <a:lnTo>
                                <a:pt x="1206" y="213"/>
                              </a:lnTo>
                              <a:lnTo>
                                <a:pt x="1183" y="205"/>
                              </a:lnTo>
                              <a:lnTo>
                                <a:pt x="1156" y="203"/>
                              </a:lnTo>
                              <a:lnTo>
                                <a:pt x="1143" y="203"/>
                              </a:lnTo>
                              <a:lnTo>
                                <a:pt x="1130" y="204"/>
                              </a:lnTo>
                              <a:lnTo>
                                <a:pt x="1117" y="206"/>
                              </a:lnTo>
                              <a:lnTo>
                                <a:pt x="1104" y="209"/>
                              </a:lnTo>
                              <a:lnTo>
                                <a:pt x="1090" y="213"/>
                              </a:lnTo>
                              <a:lnTo>
                                <a:pt x="1077" y="218"/>
                              </a:lnTo>
                              <a:lnTo>
                                <a:pt x="1063" y="224"/>
                              </a:lnTo>
                              <a:lnTo>
                                <a:pt x="1048" y="232"/>
                              </a:lnTo>
                              <a:lnTo>
                                <a:pt x="1034" y="241"/>
                              </a:lnTo>
                              <a:lnTo>
                                <a:pt x="1020" y="251"/>
                              </a:lnTo>
                              <a:lnTo>
                                <a:pt x="1007" y="262"/>
                              </a:lnTo>
                              <a:lnTo>
                                <a:pt x="995" y="274"/>
                              </a:lnTo>
                              <a:lnTo>
                                <a:pt x="990" y="280"/>
                              </a:lnTo>
                              <a:lnTo>
                                <a:pt x="986" y="280"/>
                              </a:lnTo>
                              <a:lnTo>
                                <a:pt x="984" y="274"/>
                              </a:lnTo>
                              <a:lnTo>
                                <a:pt x="980" y="259"/>
                              </a:lnTo>
                              <a:lnTo>
                                <a:pt x="972" y="246"/>
                              </a:lnTo>
                              <a:lnTo>
                                <a:pt x="963" y="234"/>
                              </a:lnTo>
                              <a:lnTo>
                                <a:pt x="951" y="223"/>
                              </a:lnTo>
                              <a:lnTo>
                                <a:pt x="937" y="214"/>
                              </a:lnTo>
                              <a:lnTo>
                                <a:pt x="921" y="208"/>
                              </a:lnTo>
                              <a:lnTo>
                                <a:pt x="905" y="204"/>
                              </a:lnTo>
                              <a:lnTo>
                                <a:pt x="887" y="203"/>
                              </a:lnTo>
                              <a:lnTo>
                                <a:pt x="850" y="208"/>
                              </a:lnTo>
                              <a:lnTo>
                                <a:pt x="813" y="222"/>
                              </a:lnTo>
                              <a:lnTo>
                                <a:pt x="776" y="247"/>
                              </a:lnTo>
                              <a:lnTo>
                                <a:pt x="737" y="284"/>
                              </a:lnTo>
                              <a:lnTo>
                                <a:pt x="732" y="290"/>
                              </a:lnTo>
                              <a:lnTo>
                                <a:pt x="730" y="289"/>
                              </a:lnTo>
                              <a:lnTo>
                                <a:pt x="729" y="256"/>
                              </a:lnTo>
                              <a:lnTo>
                                <a:pt x="728" y="235"/>
                              </a:lnTo>
                              <a:lnTo>
                                <a:pt x="726" y="219"/>
                              </a:lnTo>
                              <a:lnTo>
                                <a:pt x="722" y="207"/>
                              </a:lnTo>
                              <a:lnTo>
                                <a:pt x="719" y="202"/>
                              </a:lnTo>
                              <a:lnTo>
                                <a:pt x="715" y="200"/>
                              </a:lnTo>
                              <a:lnTo>
                                <a:pt x="710" y="200"/>
                              </a:lnTo>
                              <a:lnTo>
                                <a:pt x="685" y="208"/>
                              </a:lnTo>
                              <a:lnTo>
                                <a:pt x="656" y="216"/>
                              </a:lnTo>
                              <a:lnTo>
                                <a:pt x="623" y="223"/>
                              </a:lnTo>
                              <a:lnTo>
                                <a:pt x="587" y="228"/>
                              </a:lnTo>
                              <a:lnTo>
                                <a:pt x="584" y="235"/>
                              </a:lnTo>
                              <a:lnTo>
                                <a:pt x="585" y="244"/>
                              </a:lnTo>
                              <a:lnTo>
                                <a:pt x="589" y="255"/>
                              </a:lnTo>
                              <a:lnTo>
                                <a:pt x="608" y="258"/>
                              </a:lnTo>
                              <a:lnTo>
                                <a:pt x="622" y="261"/>
                              </a:lnTo>
                              <a:lnTo>
                                <a:pt x="634" y="265"/>
                              </a:lnTo>
                              <a:lnTo>
                                <a:pt x="641" y="270"/>
                              </a:lnTo>
                              <a:lnTo>
                                <a:pt x="646" y="277"/>
                              </a:lnTo>
                              <a:lnTo>
                                <a:pt x="650" y="288"/>
                              </a:lnTo>
                              <a:lnTo>
                                <a:pt x="652" y="303"/>
                              </a:lnTo>
                              <a:lnTo>
                                <a:pt x="653" y="321"/>
                              </a:lnTo>
                              <a:lnTo>
                                <a:pt x="653" y="509"/>
                              </a:lnTo>
                              <a:lnTo>
                                <a:pt x="652" y="535"/>
                              </a:lnTo>
                              <a:lnTo>
                                <a:pt x="650" y="556"/>
                              </a:lnTo>
                              <a:lnTo>
                                <a:pt x="646" y="571"/>
                              </a:lnTo>
                              <a:lnTo>
                                <a:pt x="641" y="581"/>
                              </a:lnTo>
                              <a:lnTo>
                                <a:pt x="633" y="587"/>
                              </a:lnTo>
                              <a:lnTo>
                                <a:pt x="621" y="592"/>
                              </a:lnTo>
                              <a:lnTo>
                                <a:pt x="606" y="596"/>
                              </a:lnTo>
                              <a:lnTo>
                                <a:pt x="586" y="598"/>
                              </a:lnTo>
                              <a:lnTo>
                                <a:pt x="584" y="601"/>
                              </a:lnTo>
                              <a:lnTo>
                                <a:pt x="583" y="607"/>
                              </a:lnTo>
                              <a:lnTo>
                                <a:pt x="583" y="624"/>
                              </a:lnTo>
                              <a:lnTo>
                                <a:pt x="584" y="630"/>
                              </a:lnTo>
                              <a:lnTo>
                                <a:pt x="587" y="633"/>
                              </a:lnTo>
                              <a:lnTo>
                                <a:pt x="692" y="631"/>
                              </a:lnTo>
                              <a:lnTo>
                                <a:pt x="788" y="633"/>
                              </a:lnTo>
                              <a:lnTo>
                                <a:pt x="791" y="630"/>
                              </a:lnTo>
                              <a:lnTo>
                                <a:pt x="792" y="624"/>
                              </a:lnTo>
                              <a:lnTo>
                                <a:pt x="792" y="607"/>
                              </a:lnTo>
                              <a:lnTo>
                                <a:pt x="791" y="601"/>
                              </a:lnTo>
                              <a:lnTo>
                                <a:pt x="788" y="598"/>
                              </a:lnTo>
                              <a:lnTo>
                                <a:pt x="770" y="596"/>
                              </a:lnTo>
                              <a:lnTo>
                                <a:pt x="757" y="593"/>
                              </a:lnTo>
                              <a:lnTo>
                                <a:pt x="743" y="586"/>
                              </a:lnTo>
                              <a:lnTo>
                                <a:pt x="738" y="578"/>
                              </a:lnTo>
                              <a:lnTo>
                                <a:pt x="735" y="567"/>
                              </a:lnTo>
                              <a:lnTo>
                                <a:pt x="733" y="557"/>
                              </a:lnTo>
                              <a:lnTo>
                                <a:pt x="731" y="544"/>
                              </a:lnTo>
                              <a:lnTo>
                                <a:pt x="730" y="528"/>
                              </a:lnTo>
                              <a:lnTo>
                                <a:pt x="730" y="509"/>
                              </a:lnTo>
                              <a:lnTo>
                                <a:pt x="730" y="351"/>
                              </a:lnTo>
                              <a:lnTo>
                                <a:pt x="731" y="340"/>
                              </a:lnTo>
                              <a:lnTo>
                                <a:pt x="734" y="329"/>
                              </a:lnTo>
                              <a:lnTo>
                                <a:pt x="739" y="319"/>
                              </a:lnTo>
                              <a:lnTo>
                                <a:pt x="747" y="310"/>
                              </a:lnTo>
                              <a:lnTo>
                                <a:pt x="775" y="285"/>
                              </a:lnTo>
                              <a:lnTo>
                                <a:pt x="802" y="267"/>
                              </a:lnTo>
                              <a:lnTo>
                                <a:pt x="828" y="257"/>
                              </a:lnTo>
                              <a:lnTo>
                                <a:pt x="852" y="253"/>
                              </a:lnTo>
                              <a:lnTo>
                                <a:pt x="880" y="259"/>
                              </a:lnTo>
                              <a:lnTo>
                                <a:pt x="900" y="275"/>
                              </a:lnTo>
                              <a:lnTo>
                                <a:pt x="912" y="303"/>
                              </a:lnTo>
                              <a:lnTo>
                                <a:pt x="916" y="341"/>
                              </a:lnTo>
                              <a:lnTo>
                                <a:pt x="916" y="509"/>
                              </a:lnTo>
                              <a:lnTo>
                                <a:pt x="915" y="536"/>
                              </a:lnTo>
                              <a:lnTo>
                                <a:pt x="913" y="556"/>
                              </a:lnTo>
                              <a:lnTo>
                                <a:pt x="910" y="571"/>
                              </a:lnTo>
                              <a:lnTo>
                                <a:pt x="906" y="581"/>
                              </a:lnTo>
                              <a:lnTo>
                                <a:pt x="899" y="587"/>
                              </a:lnTo>
                              <a:lnTo>
                                <a:pt x="888" y="592"/>
                              </a:lnTo>
                              <a:lnTo>
                                <a:pt x="874" y="596"/>
                              </a:lnTo>
                              <a:lnTo>
                                <a:pt x="855" y="598"/>
                              </a:lnTo>
                              <a:lnTo>
                                <a:pt x="853" y="601"/>
                              </a:lnTo>
                              <a:lnTo>
                                <a:pt x="851" y="607"/>
                              </a:lnTo>
                              <a:lnTo>
                                <a:pt x="851" y="624"/>
                              </a:lnTo>
                              <a:lnTo>
                                <a:pt x="853" y="630"/>
                              </a:lnTo>
                              <a:lnTo>
                                <a:pt x="855" y="633"/>
                              </a:lnTo>
                              <a:lnTo>
                                <a:pt x="955" y="631"/>
                              </a:lnTo>
                              <a:lnTo>
                                <a:pt x="1051" y="633"/>
                              </a:lnTo>
                              <a:lnTo>
                                <a:pt x="1053" y="630"/>
                              </a:lnTo>
                              <a:lnTo>
                                <a:pt x="1054" y="624"/>
                              </a:lnTo>
                              <a:lnTo>
                                <a:pt x="1054" y="606"/>
                              </a:lnTo>
                              <a:lnTo>
                                <a:pt x="1053" y="600"/>
                              </a:lnTo>
                              <a:lnTo>
                                <a:pt x="1051" y="598"/>
                              </a:lnTo>
                              <a:lnTo>
                                <a:pt x="1033" y="595"/>
                              </a:lnTo>
                              <a:lnTo>
                                <a:pt x="1020" y="592"/>
                              </a:lnTo>
                              <a:lnTo>
                                <a:pt x="1009" y="587"/>
                              </a:lnTo>
                              <a:lnTo>
                                <a:pt x="1003" y="581"/>
                              </a:lnTo>
                              <a:lnTo>
                                <a:pt x="998" y="571"/>
                              </a:lnTo>
                              <a:lnTo>
                                <a:pt x="995" y="556"/>
                              </a:lnTo>
                              <a:lnTo>
                                <a:pt x="994" y="536"/>
                              </a:lnTo>
                              <a:lnTo>
                                <a:pt x="993" y="509"/>
                              </a:lnTo>
                              <a:lnTo>
                                <a:pt x="993" y="356"/>
                              </a:lnTo>
                              <a:lnTo>
                                <a:pt x="993" y="325"/>
                              </a:lnTo>
                              <a:lnTo>
                                <a:pt x="992" y="317"/>
                              </a:lnTo>
                              <a:lnTo>
                                <a:pt x="1022" y="289"/>
                              </a:lnTo>
                              <a:lnTo>
                                <a:pt x="1054" y="269"/>
                              </a:lnTo>
                              <a:lnTo>
                                <a:pt x="1087" y="257"/>
                              </a:lnTo>
                              <a:lnTo>
                                <a:pt x="1121" y="253"/>
                              </a:lnTo>
                              <a:lnTo>
                                <a:pt x="1135" y="254"/>
                              </a:lnTo>
                              <a:lnTo>
                                <a:pt x="1147" y="258"/>
                              </a:lnTo>
                              <a:lnTo>
                                <a:pt x="1157" y="264"/>
                              </a:lnTo>
                              <a:lnTo>
                                <a:pt x="1165" y="273"/>
                              </a:lnTo>
                              <a:lnTo>
                                <a:pt x="1171" y="285"/>
                              </a:lnTo>
                              <a:lnTo>
                                <a:pt x="1176" y="300"/>
                              </a:lnTo>
                              <a:lnTo>
                                <a:pt x="1178" y="318"/>
                              </a:lnTo>
                              <a:lnTo>
                                <a:pt x="1179" y="339"/>
                              </a:lnTo>
                              <a:lnTo>
                                <a:pt x="1179" y="509"/>
                              </a:lnTo>
                              <a:lnTo>
                                <a:pt x="1179" y="535"/>
                              </a:lnTo>
                              <a:lnTo>
                                <a:pt x="1177" y="556"/>
                              </a:lnTo>
                              <a:lnTo>
                                <a:pt x="1174" y="571"/>
                              </a:lnTo>
                              <a:lnTo>
                                <a:pt x="1169" y="581"/>
                              </a:lnTo>
                              <a:lnTo>
                                <a:pt x="1162" y="587"/>
                              </a:lnTo>
                              <a:lnTo>
                                <a:pt x="1151" y="592"/>
                              </a:lnTo>
                              <a:lnTo>
                                <a:pt x="1137" y="596"/>
                              </a:lnTo>
                              <a:lnTo>
                                <a:pt x="1119" y="598"/>
                              </a:lnTo>
                              <a:lnTo>
                                <a:pt x="1116" y="600"/>
                              </a:lnTo>
                              <a:lnTo>
                                <a:pt x="1115" y="606"/>
                              </a:lnTo>
                              <a:lnTo>
                                <a:pt x="1115" y="623"/>
                              </a:lnTo>
                              <a:lnTo>
                                <a:pt x="1116" y="629"/>
                              </a:lnTo>
                              <a:lnTo>
                                <a:pt x="1119" y="633"/>
                              </a:lnTo>
                              <a:lnTo>
                                <a:pt x="1218" y="631"/>
                              </a:lnTo>
                              <a:lnTo>
                                <a:pt x="1319" y="633"/>
                              </a:lnTo>
                              <a:lnTo>
                                <a:pt x="1321" y="629"/>
                              </a:lnTo>
                              <a:lnTo>
                                <a:pt x="1323" y="623"/>
                              </a:lnTo>
                              <a:lnTo>
                                <a:pt x="1323" y="606"/>
                              </a:lnTo>
                              <a:close/>
                              <a:moveTo>
                                <a:pt x="1747" y="596"/>
                              </a:moveTo>
                              <a:lnTo>
                                <a:pt x="1747" y="593"/>
                              </a:lnTo>
                              <a:lnTo>
                                <a:pt x="1745" y="590"/>
                              </a:lnTo>
                              <a:lnTo>
                                <a:pt x="1739" y="582"/>
                              </a:lnTo>
                              <a:lnTo>
                                <a:pt x="1736" y="580"/>
                              </a:lnTo>
                              <a:lnTo>
                                <a:pt x="1734" y="580"/>
                              </a:lnTo>
                              <a:lnTo>
                                <a:pt x="1731" y="583"/>
                              </a:lnTo>
                              <a:lnTo>
                                <a:pt x="1725" y="588"/>
                              </a:lnTo>
                              <a:lnTo>
                                <a:pt x="1719" y="593"/>
                              </a:lnTo>
                              <a:lnTo>
                                <a:pt x="1712" y="596"/>
                              </a:lnTo>
                              <a:lnTo>
                                <a:pt x="1693" y="596"/>
                              </a:lnTo>
                              <a:lnTo>
                                <a:pt x="1684" y="592"/>
                              </a:lnTo>
                              <a:lnTo>
                                <a:pt x="1678" y="584"/>
                              </a:lnTo>
                              <a:lnTo>
                                <a:pt x="1671" y="575"/>
                              </a:lnTo>
                              <a:lnTo>
                                <a:pt x="1668" y="566"/>
                              </a:lnTo>
                              <a:lnTo>
                                <a:pt x="1667" y="556"/>
                              </a:lnTo>
                              <a:lnTo>
                                <a:pt x="1666" y="548"/>
                              </a:lnTo>
                              <a:lnTo>
                                <a:pt x="1666" y="538"/>
                              </a:lnTo>
                              <a:lnTo>
                                <a:pt x="1665" y="531"/>
                              </a:lnTo>
                              <a:lnTo>
                                <a:pt x="1665" y="404"/>
                              </a:lnTo>
                              <a:lnTo>
                                <a:pt x="1665" y="369"/>
                              </a:lnTo>
                              <a:lnTo>
                                <a:pt x="1656" y="296"/>
                              </a:lnTo>
                              <a:lnTo>
                                <a:pt x="1628" y="244"/>
                              </a:lnTo>
                              <a:lnTo>
                                <a:pt x="1619" y="238"/>
                              </a:lnTo>
                              <a:lnTo>
                                <a:pt x="1582" y="213"/>
                              </a:lnTo>
                              <a:lnTo>
                                <a:pt x="1517" y="203"/>
                              </a:lnTo>
                              <a:lnTo>
                                <a:pt x="1488" y="205"/>
                              </a:lnTo>
                              <a:lnTo>
                                <a:pt x="1460" y="211"/>
                              </a:lnTo>
                              <a:lnTo>
                                <a:pt x="1433" y="222"/>
                              </a:lnTo>
                              <a:lnTo>
                                <a:pt x="1407" y="237"/>
                              </a:lnTo>
                              <a:lnTo>
                                <a:pt x="1384" y="254"/>
                              </a:lnTo>
                              <a:lnTo>
                                <a:pt x="1369" y="272"/>
                              </a:lnTo>
                              <a:lnTo>
                                <a:pt x="1359" y="291"/>
                              </a:lnTo>
                              <a:lnTo>
                                <a:pt x="1356" y="311"/>
                              </a:lnTo>
                              <a:lnTo>
                                <a:pt x="1358" y="326"/>
                              </a:lnTo>
                              <a:lnTo>
                                <a:pt x="1364" y="336"/>
                              </a:lnTo>
                              <a:lnTo>
                                <a:pt x="1375" y="343"/>
                              </a:lnTo>
                              <a:lnTo>
                                <a:pt x="1390" y="345"/>
                              </a:lnTo>
                              <a:lnTo>
                                <a:pt x="1403" y="345"/>
                              </a:lnTo>
                              <a:lnTo>
                                <a:pt x="1414" y="342"/>
                              </a:lnTo>
                              <a:lnTo>
                                <a:pt x="1421" y="335"/>
                              </a:lnTo>
                              <a:lnTo>
                                <a:pt x="1429" y="328"/>
                              </a:lnTo>
                              <a:lnTo>
                                <a:pt x="1433" y="321"/>
                              </a:lnTo>
                              <a:lnTo>
                                <a:pt x="1433" y="306"/>
                              </a:lnTo>
                              <a:lnTo>
                                <a:pt x="1432" y="300"/>
                              </a:lnTo>
                              <a:lnTo>
                                <a:pt x="1430" y="296"/>
                              </a:lnTo>
                              <a:lnTo>
                                <a:pt x="1429" y="293"/>
                              </a:lnTo>
                              <a:lnTo>
                                <a:pt x="1428" y="287"/>
                              </a:lnTo>
                              <a:lnTo>
                                <a:pt x="1428" y="264"/>
                              </a:lnTo>
                              <a:lnTo>
                                <a:pt x="1436" y="254"/>
                              </a:lnTo>
                              <a:lnTo>
                                <a:pt x="1453" y="248"/>
                              </a:lnTo>
                              <a:lnTo>
                                <a:pt x="1465" y="243"/>
                              </a:lnTo>
                              <a:lnTo>
                                <a:pt x="1479" y="240"/>
                              </a:lnTo>
                              <a:lnTo>
                                <a:pt x="1493" y="238"/>
                              </a:lnTo>
                              <a:lnTo>
                                <a:pt x="1509" y="238"/>
                              </a:lnTo>
                              <a:lnTo>
                                <a:pt x="1544" y="246"/>
                              </a:lnTo>
                              <a:lnTo>
                                <a:pt x="1568" y="269"/>
                              </a:lnTo>
                              <a:lnTo>
                                <a:pt x="1583" y="308"/>
                              </a:lnTo>
                              <a:lnTo>
                                <a:pt x="1588" y="362"/>
                              </a:lnTo>
                              <a:lnTo>
                                <a:pt x="1588" y="369"/>
                              </a:lnTo>
                              <a:lnTo>
                                <a:pt x="1588" y="404"/>
                              </a:lnTo>
                              <a:lnTo>
                                <a:pt x="1588" y="544"/>
                              </a:lnTo>
                              <a:lnTo>
                                <a:pt x="1583" y="552"/>
                              </a:lnTo>
                              <a:lnTo>
                                <a:pt x="1574" y="559"/>
                              </a:lnTo>
                              <a:lnTo>
                                <a:pt x="1550" y="577"/>
                              </a:lnTo>
                              <a:lnTo>
                                <a:pt x="1527" y="590"/>
                              </a:lnTo>
                              <a:lnTo>
                                <a:pt x="1507" y="598"/>
                              </a:lnTo>
                              <a:lnTo>
                                <a:pt x="1489" y="601"/>
                              </a:lnTo>
                              <a:lnTo>
                                <a:pt x="1473" y="600"/>
                              </a:lnTo>
                              <a:lnTo>
                                <a:pt x="1459" y="596"/>
                              </a:lnTo>
                              <a:lnTo>
                                <a:pt x="1447" y="589"/>
                              </a:lnTo>
                              <a:lnTo>
                                <a:pt x="1437" y="579"/>
                              </a:lnTo>
                              <a:lnTo>
                                <a:pt x="1429" y="568"/>
                              </a:lnTo>
                              <a:lnTo>
                                <a:pt x="1423" y="556"/>
                              </a:lnTo>
                              <a:lnTo>
                                <a:pt x="1420" y="544"/>
                              </a:lnTo>
                              <a:lnTo>
                                <a:pt x="1419" y="531"/>
                              </a:lnTo>
                              <a:lnTo>
                                <a:pt x="1424" y="493"/>
                              </a:lnTo>
                              <a:lnTo>
                                <a:pt x="1441" y="462"/>
                              </a:lnTo>
                              <a:lnTo>
                                <a:pt x="1470" y="439"/>
                              </a:lnTo>
                              <a:lnTo>
                                <a:pt x="1511" y="423"/>
                              </a:lnTo>
                              <a:lnTo>
                                <a:pt x="1588" y="404"/>
                              </a:lnTo>
                              <a:lnTo>
                                <a:pt x="1588" y="369"/>
                              </a:lnTo>
                              <a:lnTo>
                                <a:pt x="1586" y="372"/>
                              </a:lnTo>
                              <a:lnTo>
                                <a:pt x="1582" y="374"/>
                              </a:lnTo>
                              <a:lnTo>
                                <a:pt x="1498" y="395"/>
                              </a:lnTo>
                              <a:lnTo>
                                <a:pt x="1464" y="405"/>
                              </a:lnTo>
                              <a:lnTo>
                                <a:pt x="1433" y="417"/>
                              </a:lnTo>
                              <a:lnTo>
                                <a:pt x="1405" y="432"/>
                              </a:lnTo>
                              <a:lnTo>
                                <a:pt x="1380" y="450"/>
                              </a:lnTo>
                              <a:lnTo>
                                <a:pt x="1361" y="469"/>
                              </a:lnTo>
                              <a:lnTo>
                                <a:pt x="1346" y="490"/>
                              </a:lnTo>
                              <a:lnTo>
                                <a:pt x="1338" y="512"/>
                              </a:lnTo>
                              <a:lnTo>
                                <a:pt x="1335" y="536"/>
                              </a:lnTo>
                              <a:lnTo>
                                <a:pt x="1337" y="561"/>
                              </a:lnTo>
                              <a:lnTo>
                                <a:pt x="1344" y="583"/>
                              </a:lnTo>
                              <a:lnTo>
                                <a:pt x="1354" y="601"/>
                              </a:lnTo>
                              <a:lnTo>
                                <a:pt x="1369" y="615"/>
                              </a:lnTo>
                              <a:lnTo>
                                <a:pt x="1388" y="626"/>
                              </a:lnTo>
                              <a:lnTo>
                                <a:pt x="1409" y="634"/>
                              </a:lnTo>
                              <a:lnTo>
                                <a:pt x="1434" y="639"/>
                              </a:lnTo>
                              <a:lnTo>
                                <a:pt x="1461" y="641"/>
                              </a:lnTo>
                              <a:lnTo>
                                <a:pt x="1476" y="640"/>
                              </a:lnTo>
                              <a:lnTo>
                                <a:pt x="1490" y="639"/>
                              </a:lnTo>
                              <a:lnTo>
                                <a:pt x="1503" y="636"/>
                              </a:lnTo>
                              <a:lnTo>
                                <a:pt x="1514" y="633"/>
                              </a:lnTo>
                              <a:lnTo>
                                <a:pt x="1525" y="628"/>
                              </a:lnTo>
                              <a:lnTo>
                                <a:pt x="1537" y="621"/>
                              </a:lnTo>
                              <a:lnTo>
                                <a:pt x="1551" y="611"/>
                              </a:lnTo>
                              <a:lnTo>
                                <a:pt x="1565" y="601"/>
                              </a:lnTo>
                              <a:lnTo>
                                <a:pt x="1567" y="600"/>
                              </a:lnTo>
                              <a:lnTo>
                                <a:pt x="1586" y="584"/>
                              </a:lnTo>
                              <a:lnTo>
                                <a:pt x="1588" y="584"/>
                              </a:lnTo>
                              <a:lnTo>
                                <a:pt x="1599" y="609"/>
                              </a:lnTo>
                              <a:lnTo>
                                <a:pt x="1615" y="627"/>
                              </a:lnTo>
                              <a:lnTo>
                                <a:pt x="1637" y="637"/>
                              </a:lnTo>
                              <a:lnTo>
                                <a:pt x="1664" y="641"/>
                              </a:lnTo>
                              <a:lnTo>
                                <a:pt x="1675" y="640"/>
                              </a:lnTo>
                              <a:lnTo>
                                <a:pt x="1685" y="638"/>
                              </a:lnTo>
                              <a:lnTo>
                                <a:pt x="1696" y="635"/>
                              </a:lnTo>
                              <a:lnTo>
                                <a:pt x="1706" y="630"/>
                              </a:lnTo>
                              <a:lnTo>
                                <a:pt x="1720" y="623"/>
                              </a:lnTo>
                              <a:lnTo>
                                <a:pt x="1730" y="617"/>
                              </a:lnTo>
                              <a:lnTo>
                                <a:pt x="1744" y="603"/>
                              </a:lnTo>
                              <a:lnTo>
                                <a:pt x="1747" y="599"/>
                              </a:lnTo>
                              <a:lnTo>
                                <a:pt x="1747" y="596"/>
                              </a:lnTo>
                              <a:close/>
                              <a:moveTo>
                                <a:pt x="2012" y="576"/>
                              </a:moveTo>
                              <a:lnTo>
                                <a:pt x="2010" y="566"/>
                              </a:lnTo>
                              <a:lnTo>
                                <a:pt x="2005" y="560"/>
                              </a:lnTo>
                              <a:lnTo>
                                <a:pt x="1995" y="559"/>
                              </a:lnTo>
                              <a:lnTo>
                                <a:pt x="1977" y="571"/>
                              </a:lnTo>
                              <a:lnTo>
                                <a:pt x="1957" y="580"/>
                              </a:lnTo>
                              <a:lnTo>
                                <a:pt x="1936" y="585"/>
                              </a:lnTo>
                              <a:lnTo>
                                <a:pt x="1915" y="587"/>
                              </a:lnTo>
                              <a:lnTo>
                                <a:pt x="1902" y="587"/>
                              </a:lnTo>
                              <a:lnTo>
                                <a:pt x="1894" y="580"/>
                              </a:lnTo>
                              <a:lnTo>
                                <a:pt x="1889" y="566"/>
                              </a:lnTo>
                              <a:lnTo>
                                <a:pt x="1886" y="553"/>
                              </a:lnTo>
                              <a:lnTo>
                                <a:pt x="1884" y="538"/>
                              </a:lnTo>
                              <a:lnTo>
                                <a:pt x="1883" y="519"/>
                              </a:lnTo>
                              <a:lnTo>
                                <a:pt x="1882" y="496"/>
                              </a:lnTo>
                              <a:lnTo>
                                <a:pt x="1882" y="247"/>
                              </a:lnTo>
                              <a:lnTo>
                                <a:pt x="1984" y="247"/>
                              </a:lnTo>
                              <a:lnTo>
                                <a:pt x="1999" y="248"/>
                              </a:lnTo>
                              <a:lnTo>
                                <a:pt x="2007" y="244"/>
                              </a:lnTo>
                              <a:lnTo>
                                <a:pt x="2007" y="214"/>
                              </a:lnTo>
                              <a:lnTo>
                                <a:pt x="2005" y="212"/>
                              </a:lnTo>
                              <a:lnTo>
                                <a:pt x="1882" y="212"/>
                              </a:lnTo>
                              <a:lnTo>
                                <a:pt x="1882" y="144"/>
                              </a:lnTo>
                              <a:lnTo>
                                <a:pt x="1883" y="117"/>
                              </a:lnTo>
                              <a:lnTo>
                                <a:pt x="1884" y="93"/>
                              </a:lnTo>
                              <a:lnTo>
                                <a:pt x="1886" y="71"/>
                              </a:lnTo>
                              <a:lnTo>
                                <a:pt x="1886" y="66"/>
                              </a:lnTo>
                              <a:lnTo>
                                <a:pt x="1884" y="63"/>
                              </a:lnTo>
                              <a:lnTo>
                                <a:pt x="1877" y="63"/>
                              </a:lnTo>
                              <a:lnTo>
                                <a:pt x="1874" y="64"/>
                              </a:lnTo>
                              <a:lnTo>
                                <a:pt x="1865" y="68"/>
                              </a:lnTo>
                              <a:lnTo>
                                <a:pt x="1848" y="77"/>
                              </a:lnTo>
                              <a:lnTo>
                                <a:pt x="1836" y="82"/>
                              </a:lnTo>
                              <a:lnTo>
                                <a:pt x="1811" y="90"/>
                              </a:lnTo>
                              <a:lnTo>
                                <a:pt x="1809" y="91"/>
                              </a:lnTo>
                              <a:lnTo>
                                <a:pt x="1803" y="95"/>
                              </a:lnTo>
                              <a:lnTo>
                                <a:pt x="1802" y="97"/>
                              </a:lnTo>
                              <a:lnTo>
                                <a:pt x="1804" y="135"/>
                              </a:lnTo>
                              <a:lnTo>
                                <a:pt x="1805" y="212"/>
                              </a:lnTo>
                              <a:lnTo>
                                <a:pt x="1749" y="212"/>
                              </a:lnTo>
                              <a:lnTo>
                                <a:pt x="1743" y="218"/>
                              </a:lnTo>
                              <a:lnTo>
                                <a:pt x="1743" y="246"/>
                              </a:lnTo>
                              <a:lnTo>
                                <a:pt x="1744" y="247"/>
                              </a:lnTo>
                              <a:lnTo>
                                <a:pt x="1805" y="247"/>
                              </a:lnTo>
                              <a:lnTo>
                                <a:pt x="1805" y="544"/>
                              </a:lnTo>
                              <a:lnTo>
                                <a:pt x="1810" y="586"/>
                              </a:lnTo>
                              <a:lnTo>
                                <a:pt x="1824" y="616"/>
                              </a:lnTo>
                              <a:lnTo>
                                <a:pt x="1847" y="634"/>
                              </a:lnTo>
                              <a:lnTo>
                                <a:pt x="1880" y="641"/>
                              </a:lnTo>
                              <a:lnTo>
                                <a:pt x="1916" y="637"/>
                              </a:lnTo>
                              <a:lnTo>
                                <a:pt x="1950" y="624"/>
                              </a:lnTo>
                              <a:lnTo>
                                <a:pt x="1982" y="604"/>
                              </a:lnTo>
                              <a:lnTo>
                                <a:pt x="2012" y="576"/>
                              </a:lnTo>
                              <a:close/>
                            </a:path>
                          </a:pathLst>
                        </a:custGeom>
                        <a:solidFill>
                          <a:srgbClr val="100E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F38B4" id="AutoShape 180" o:spid="_x0000_s1026" style="position:absolute;margin-left:271.8pt;margin-top:61.35pt;width:100.65pt;height:32.0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1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" path="m160,38l155,27,137,5,126,,101,,90,4,68,24,62,35r,24l67,70,77,81,87,92r11,5l122,97r12,-5l155,72r5,-11l160,38xm226,607r-1,-6l221,598r-21,-3l183,592r-12,-5l163,581r-5,-10l154,556r-2,-20l151,509r,-206l152,287r,-10l152,270r,-5l153,249r1,-33l155,210r,-8l151,200r-9,l118,208r-30,7l51,222,9,228r-3,7l7,244r4,11l29,258r15,3l56,265r7,5l68,277r3,11l74,303r,18l74,509r-1,27l71,556r-4,15l62,581r-8,6l42,592r-17,3l4,598r-3,3l,607r,17l1,630r3,3l96,631r17,l221,633r3,-2l225,630r1,-6l226,607xm554,516r-7,-40l525,441,488,412,437,388,397,372r-9,-4l368,357r-7,-5l352,342r-4,-7l341,319r-2,-9l339,299r2,-13l345,274r6,-10l361,255r10,-8l383,242r12,-3l408,238r7,l423,239r15,3l447,246r21,11l477,266r7,13l489,289r5,11l498,312r2,14l504,328r5,1l524,329r5,-1l532,325r1,-24l537,240r1,-19l533,221r-41,-9l466,208r-23,-4l431,203r-12,l408,203r-27,2l356,211r-23,10l311,235r-18,17l281,270r-8,21l270,313r2,24l276,359r8,18l295,392r14,14l327,419r23,13l377,444r28,12l427,467r18,10l457,487r9,11l472,510r4,13l477,538r-2,15l471,567r-8,11l451,588r-13,8l424,601r-14,3l394,605r-22,-1l353,599r-16,-7l325,582,315,569,305,550r-9,-25l287,494r-3,-3l279,490r-14,l260,492r-4,3l259,535r3,36l263,603r1,28l273,629r9,-1l296,628r7,l307,630r21,5l350,638r23,2l396,641r12,-1l420,639r12,-2l445,635r12,-4l470,627r13,-5l496,616r12,-8l519,599r10,-10l538,576r7,-13l550,548r3,-15l554,516xm1323,606r-2,-6l1319,598r-19,-3l1285,592r-11,-5l1267,581r-5,-10l1259,556r-2,-20l1257,509r,-152l1255,322r-4,-31l1245,264r-9,-22l1223,225r-17,-12l1183,205r-27,-2l1143,203r-13,1l1117,206r-13,3l1090,213r-13,5l1063,224r-15,8l1034,241r-14,10l1007,262r-12,12l990,280r-4,l984,274r-4,-15l972,246r-9,-12l951,223r-14,-9l921,208r-16,-4l887,203r-37,5l813,222r-37,25l737,284r-5,6l730,289r-1,-33l728,235r-2,-16l722,207r-3,-5l715,200r-5,l685,208r-29,8l623,223r-36,5l584,235r1,9l589,255r19,3l622,261r12,4l641,270r5,7l650,288r2,15l653,321r,188l652,535r-2,21l646,571r-5,10l633,587r-12,5l606,596r-20,2l584,601r-1,6l583,624r1,6l587,633r105,-2l788,633r3,-3l792,624r,-17l791,601r-3,-3l770,596r-13,-3l743,586r-5,-8l735,567r-2,-10l731,544r-1,-16l730,509r,-158l731,340r3,-11l739,319r8,-9l775,285r27,-18l828,257r24,-4l880,259r20,16l912,303r4,38l916,509r-1,27l913,556r-3,15l906,581r-7,6l888,592r-14,4l855,598r-2,3l851,607r,17l853,630r2,3l955,631r96,2l1053,630r1,-6l1054,606r-1,-6l1051,598r-18,-3l1020,592r-11,-5l1003,581r-5,-10l995,556r-1,-20l993,509r,-153l993,325r-1,-8l1022,289r32,-20l1087,257r34,-4l1135,254r12,4l1157,264r8,9l1171,285r5,15l1178,318r1,21l1179,509r,26l1177,556r-3,15l1169,581r-7,6l1151,592r-14,4l1119,598r-3,2l1115,606r,17l1116,629r3,4l1218,631r101,2l1321,629r2,-6l1323,606xm1747,596r,-3l1745,590r-6,-8l1736,580r-2,l1731,583r-6,5l1719,593r-7,3l1693,596r-9,-4l1678,584r-7,-9l1668,566r-1,-10l1666,548r,-10l1665,531r,-127l1665,369r-9,-73l1628,244r-9,-6l1582,213r-65,-10l1488,205r-28,6l1433,222r-26,15l1384,254r-15,18l1359,291r-3,20l1358,326r6,10l1375,343r15,2l1403,345r11,-3l1421,335r8,-7l1433,321r,-15l1432,300r-2,-4l1429,293r-1,-6l1428,264r8,-10l1453,248r12,-5l1479,240r14,-2l1509,238r35,8l1568,269r15,39l1588,362r,7l1588,404r,140l1583,552r-9,7l1550,577r-23,13l1507,598r-18,3l1473,600r-14,-4l1447,589r-10,-10l1429,568r-6,-12l1420,544r-1,-13l1424,493r17,-31l1470,439r41,-16l1588,404r,-35l1586,372r-4,2l1498,395r-34,10l1433,417r-28,15l1380,450r-19,19l1346,490r-8,22l1335,536r2,25l1344,583r10,18l1369,615r19,11l1409,634r25,5l1461,641r15,-1l1490,639r13,-3l1514,633r11,-5l1537,621r14,-10l1565,601r2,-1l1586,584r2,l1599,609r16,18l1637,637r27,4l1675,640r10,-2l1696,635r10,-5l1720,623r10,-6l1744,603r3,-4l1747,596xm2012,576r-2,-10l2005,560r-10,-1l1977,571r-20,9l1936,585r-21,2l1902,587r-8,-7l1889,566r-3,-13l1884,538r-1,-19l1882,496r,-249l1984,247r15,1l2007,244r,-30l2005,212r-123,l1882,144r1,-27l1884,93r2,-22l1886,66r-2,-3l1877,63r-3,1l1865,68r-17,9l1836,82r-25,8l1809,91r-6,4l1802,97r2,38l1805,212r-56,l1743,218r,28l1744,247r61,l1805,544r5,42l1824,616r23,18l1880,641r36,-4l1950,624r32,-20l2012,576xe" fillcolor="#100e0c" stroked="f">
                <v:path arrowok="t" o:connecttype="custom" o:connectlocs="24999950,518547350;64516000,510079625;62096650,718950175;62096650,581853675;2419350,589514950;29838650,616934250;10080625,734675950;89112725,749998500;176209325,651208375;136693275,615321350;167338375,590724625;200806050,620563275;216935050,583869800;143548100,579837550;114515900,646772900;184273825,691127650;176612550,735079175;122983625,716530825;105644950,724998550;141128750,752014625;194757675,745563025;223386650,702821175;507660275,718950175;486289350,580644000;428628175,585079475;395160500,599192350;327821925,584273025;289918775,576208525;237499525,597579450;263305925,699998600;235483400,737095300;319354200,739514650;294757475,714111475;323386450,602418150;368144425,718950175;343144475,746369475;423789475,735885625;400402425,638305175;466531325,601208475;473386150,724998550;449999100,748385600;703627625,732659825;679030900,733466275;671369625,643547100;567337575,590321400;565724675,633869700;575805300,610482650;632256800,603224600;615724575,732659825;572579500,714111475;637901950,645563225;538305375,710885675;595160100,752821075;639514850,730240475;687901850,748788825;804433875,720159850;759675900,711692125;758869450,580240775;752014625,522176375;705240525,580240775;758063000,753224300" o:connectangles="0,0,0,0,0,0,0,0,0,0,0,0,0,0,0,0,0,0,0,0,0,0,0,0,0,0,0,0,0,0,0,0,0,0,0,0,0,0,0,0,0,0,0,0,0,0,0,0,0,0,0,0,0,0,0,0,0,0,0,0,0"/>
                <w10:wrap anchorx="page"/>
              </v:shape>
            </w:pict>
          </mc:Fallback>
        </mc:AlternateContent>
      </w:r>
      <w:r w:rsidRPr="00F8582F">
        <w:rPr>
          <w:noProof/>
        </w:rPr>
        <mc:AlternateContent>
          <mc:Choice Requires="wps">
            <w:drawing>
              <wp:anchor distT="0" distB="0" distL="114300" distR="114300" simplePos="0" relativeHeight="15730688" behindDoc="0" locked="0" layoutInCell="1" allowOverlap="1" wp14:anchorId="01225C56" wp14:editId="2C0733E4">
                <wp:simplePos x="0" y="0"/>
                <wp:positionH relativeFrom="page">
                  <wp:posOffset>2505710</wp:posOffset>
                </wp:positionH>
                <wp:positionV relativeFrom="paragraph">
                  <wp:posOffset>746125</wp:posOffset>
                </wp:positionV>
                <wp:extent cx="800100" cy="833120"/>
                <wp:effectExtent l="0" t="0" r="0" b="0"/>
                <wp:wrapNone/>
                <wp:docPr id="721717600"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0100" cy="833120"/>
                        </a:xfrm>
                        <a:custGeom>
                          <a:avLst/>
                          <a:gdLst>
                            <a:gd name="T0" fmla="*/ 546735 w 1260"/>
                            <a:gd name="T1" fmla="*/ 807720 h 1312"/>
                            <a:gd name="T2" fmla="*/ 400050 w 1260"/>
                            <a:gd name="T3" fmla="*/ 779780 h 1312"/>
                            <a:gd name="T4" fmla="*/ 258445 w 1260"/>
                            <a:gd name="T5" fmla="*/ 805815 h 1312"/>
                            <a:gd name="T6" fmla="*/ 139065 w 1260"/>
                            <a:gd name="T7" fmla="*/ 876935 h 1312"/>
                            <a:gd name="T8" fmla="*/ 51435 w 1260"/>
                            <a:gd name="T9" fmla="*/ 984250 h 1312"/>
                            <a:gd name="T10" fmla="*/ 67310 w 1260"/>
                            <a:gd name="T11" fmla="*/ 1080770 h 1312"/>
                            <a:gd name="T12" fmla="*/ 122555 w 1260"/>
                            <a:gd name="T13" fmla="*/ 1040765 h 1312"/>
                            <a:gd name="T14" fmla="*/ 215265 w 1260"/>
                            <a:gd name="T15" fmla="*/ 930275 h 1312"/>
                            <a:gd name="T16" fmla="*/ 349250 w 1260"/>
                            <a:gd name="T17" fmla="*/ 873125 h 1312"/>
                            <a:gd name="T18" fmla="*/ 493395 w 1260"/>
                            <a:gd name="T19" fmla="*/ 883285 h 1312"/>
                            <a:gd name="T20" fmla="*/ 591820 w 1260"/>
                            <a:gd name="T21" fmla="*/ 905510 h 1312"/>
                            <a:gd name="T22" fmla="*/ 631190 w 1260"/>
                            <a:gd name="T23" fmla="*/ 853440 h 1312"/>
                            <a:gd name="T24" fmla="*/ 709295 w 1260"/>
                            <a:gd name="T25" fmla="*/ 1048385 h 1312"/>
                            <a:gd name="T26" fmla="*/ 677545 w 1260"/>
                            <a:gd name="T27" fmla="*/ 1091565 h 1312"/>
                            <a:gd name="T28" fmla="*/ 596900 w 1260"/>
                            <a:gd name="T29" fmla="*/ 1174115 h 1312"/>
                            <a:gd name="T30" fmla="*/ 478790 w 1260"/>
                            <a:gd name="T31" fmla="*/ 1256030 h 1312"/>
                            <a:gd name="T32" fmla="*/ 344170 w 1260"/>
                            <a:gd name="T33" fmla="*/ 1316355 h 1312"/>
                            <a:gd name="T34" fmla="*/ 197485 w 1260"/>
                            <a:gd name="T35" fmla="*/ 1353185 h 1312"/>
                            <a:gd name="T36" fmla="*/ 108585 w 1260"/>
                            <a:gd name="T37" fmla="*/ 1362710 h 1312"/>
                            <a:gd name="T38" fmla="*/ 45085 w 1260"/>
                            <a:gd name="T39" fmla="*/ 1363980 h 1312"/>
                            <a:gd name="T40" fmla="*/ 100330 w 1260"/>
                            <a:gd name="T41" fmla="*/ 1443990 h 1312"/>
                            <a:gd name="T42" fmla="*/ 189865 w 1260"/>
                            <a:gd name="T43" fmla="*/ 1456055 h 1312"/>
                            <a:gd name="T44" fmla="*/ 310515 w 1260"/>
                            <a:gd name="T45" fmla="*/ 1419860 h 1312"/>
                            <a:gd name="T46" fmla="*/ 443865 w 1260"/>
                            <a:gd name="T47" fmla="*/ 1352550 h 1312"/>
                            <a:gd name="T48" fmla="*/ 579755 w 1260"/>
                            <a:gd name="T49" fmla="*/ 1246505 h 1312"/>
                            <a:gd name="T50" fmla="*/ 678815 w 1260"/>
                            <a:gd name="T51" fmla="*/ 1127760 h 1312"/>
                            <a:gd name="T52" fmla="*/ 711200 w 1260"/>
                            <a:gd name="T53" fmla="*/ 1061085 h 1312"/>
                            <a:gd name="T54" fmla="*/ 732790 w 1260"/>
                            <a:gd name="T55" fmla="*/ 793115 h 1312"/>
                            <a:gd name="T56" fmla="*/ 716280 w 1260"/>
                            <a:gd name="T57" fmla="*/ 810260 h 1312"/>
                            <a:gd name="T58" fmla="*/ 662305 w 1260"/>
                            <a:gd name="T59" fmla="*/ 906145 h 1312"/>
                            <a:gd name="T60" fmla="*/ 617855 w 1260"/>
                            <a:gd name="T61" fmla="*/ 958850 h 1312"/>
                            <a:gd name="T62" fmla="*/ 448945 w 1260"/>
                            <a:gd name="T63" fmla="*/ 1069975 h 1312"/>
                            <a:gd name="T64" fmla="*/ 287020 w 1260"/>
                            <a:gd name="T65" fmla="*/ 1125220 h 1312"/>
                            <a:gd name="T66" fmla="*/ 147320 w 1260"/>
                            <a:gd name="T67" fmla="*/ 1141095 h 1312"/>
                            <a:gd name="T68" fmla="*/ 45085 w 1260"/>
                            <a:gd name="T69" fmla="*/ 1132840 h 1312"/>
                            <a:gd name="T70" fmla="*/ 2540 w 1260"/>
                            <a:gd name="T71" fmla="*/ 1136650 h 1312"/>
                            <a:gd name="T72" fmla="*/ 0 w 1260"/>
                            <a:gd name="T73" fmla="*/ 1179830 h 1312"/>
                            <a:gd name="T74" fmla="*/ 12065 w 1260"/>
                            <a:gd name="T75" fmla="*/ 1276985 h 1312"/>
                            <a:gd name="T76" fmla="*/ 87630 w 1260"/>
                            <a:gd name="T77" fmla="*/ 1308735 h 1312"/>
                            <a:gd name="T78" fmla="*/ 168910 w 1260"/>
                            <a:gd name="T79" fmla="*/ 1301750 h 1312"/>
                            <a:gd name="T80" fmla="*/ 320040 w 1260"/>
                            <a:gd name="T81" fmla="*/ 1266190 h 1312"/>
                            <a:gd name="T82" fmla="*/ 457200 w 1260"/>
                            <a:gd name="T83" fmla="*/ 1204595 h 1312"/>
                            <a:gd name="T84" fmla="*/ 574675 w 1260"/>
                            <a:gd name="T85" fmla="*/ 1120140 h 1312"/>
                            <a:gd name="T86" fmla="*/ 663575 w 1260"/>
                            <a:gd name="T87" fmla="*/ 1016635 h 1312"/>
                            <a:gd name="T88" fmla="*/ 699770 w 1260"/>
                            <a:gd name="T89" fmla="*/ 949960 h 1312"/>
                            <a:gd name="T90" fmla="*/ 730250 w 1260"/>
                            <a:gd name="T91" fmla="*/ 838835 h 1312"/>
                            <a:gd name="T92" fmla="*/ 797560 w 1260"/>
                            <a:gd name="T93" fmla="*/ 1134745 h 1312"/>
                            <a:gd name="T94" fmla="*/ 761365 w 1260"/>
                            <a:gd name="T95" fmla="*/ 1009650 h 1312"/>
                            <a:gd name="T96" fmla="*/ 760095 w 1260"/>
                            <a:gd name="T97" fmla="*/ 1073150 h 1312"/>
                            <a:gd name="T98" fmla="*/ 746125 w 1260"/>
                            <a:gd name="T99" fmla="*/ 1148715 h 1312"/>
                            <a:gd name="T100" fmla="*/ 710565 w 1260"/>
                            <a:gd name="T101" fmla="*/ 1243965 h 1312"/>
                            <a:gd name="T102" fmla="*/ 635000 w 1260"/>
                            <a:gd name="T103" fmla="*/ 1360805 h 1312"/>
                            <a:gd name="T104" fmla="*/ 533400 w 1260"/>
                            <a:gd name="T105" fmla="*/ 1465580 h 1312"/>
                            <a:gd name="T106" fmla="*/ 409575 w 1260"/>
                            <a:gd name="T107" fmla="*/ 1553210 h 1312"/>
                            <a:gd name="T108" fmla="*/ 400050 w 1260"/>
                            <a:gd name="T109" fmla="*/ 1579245 h 1312"/>
                            <a:gd name="T110" fmla="*/ 534670 w 1260"/>
                            <a:gd name="T111" fmla="*/ 1555750 h 1312"/>
                            <a:gd name="T112" fmla="*/ 649605 w 1260"/>
                            <a:gd name="T113" fmla="*/ 1491615 h 1312"/>
                            <a:gd name="T114" fmla="*/ 737235 w 1260"/>
                            <a:gd name="T115" fmla="*/ 1393825 h 1312"/>
                            <a:gd name="T116" fmla="*/ 789305 w 1260"/>
                            <a:gd name="T117" fmla="*/ 1271270 h 1312"/>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1260" h="1312">
                              <a:moveTo>
                                <a:pt x="994" y="169"/>
                              </a:moveTo>
                              <a:lnTo>
                                <a:pt x="930" y="129"/>
                              </a:lnTo>
                              <a:lnTo>
                                <a:pt x="861" y="97"/>
                              </a:lnTo>
                              <a:lnTo>
                                <a:pt x="787" y="73"/>
                              </a:lnTo>
                              <a:lnTo>
                                <a:pt x="710" y="58"/>
                              </a:lnTo>
                              <a:lnTo>
                                <a:pt x="630" y="53"/>
                              </a:lnTo>
                              <a:lnTo>
                                <a:pt x="553" y="58"/>
                              </a:lnTo>
                              <a:lnTo>
                                <a:pt x="478" y="71"/>
                              </a:lnTo>
                              <a:lnTo>
                                <a:pt x="407" y="94"/>
                              </a:lnTo>
                              <a:lnTo>
                                <a:pt x="340" y="124"/>
                              </a:lnTo>
                              <a:lnTo>
                                <a:pt x="277" y="162"/>
                              </a:lnTo>
                              <a:lnTo>
                                <a:pt x="219" y="206"/>
                              </a:lnTo>
                              <a:lnTo>
                                <a:pt x="167" y="257"/>
                              </a:lnTo>
                              <a:lnTo>
                                <a:pt x="120" y="313"/>
                              </a:lnTo>
                              <a:lnTo>
                                <a:pt x="81" y="375"/>
                              </a:lnTo>
                              <a:lnTo>
                                <a:pt x="49" y="441"/>
                              </a:lnTo>
                              <a:lnTo>
                                <a:pt x="24" y="511"/>
                              </a:lnTo>
                              <a:lnTo>
                                <a:pt x="106" y="527"/>
                              </a:lnTo>
                              <a:lnTo>
                                <a:pt x="145" y="533"/>
                              </a:lnTo>
                              <a:lnTo>
                                <a:pt x="164" y="535"/>
                              </a:lnTo>
                              <a:lnTo>
                                <a:pt x="193" y="464"/>
                              </a:lnTo>
                              <a:lnTo>
                                <a:pt x="233" y="398"/>
                              </a:lnTo>
                              <a:lnTo>
                                <a:pt x="281" y="340"/>
                              </a:lnTo>
                              <a:lnTo>
                                <a:pt x="339" y="290"/>
                              </a:lnTo>
                              <a:lnTo>
                                <a:pt x="403" y="250"/>
                              </a:lnTo>
                              <a:lnTo>
                                <a:pt x="474" y="219"/>
                              </a:lnTo>
                              <a:lnTo>
                                <a:pt x="550" y="200"/>
                              </a:lnTo>
                              <a:lnTo>
                                <a:pt x="630" y="194"/>
                              </a:lnTo>
                              <a:lnTo>
                                <a:pt x="705" y="200"/>
                              </a:lnTo>
                              <a:lnTo>
                                <a:pt x="777" y="216"/>
                              </a:lnTo>
                              <a:lnTo>
                                <a:pt x="844" y="243"/>
                              </a:lnTo>
                              <a:lnTo>
                                <a:pt x="906" y="279"/>
                              </a:lnTo>
                              <a:lnTo>
                                <a:pt x="932" y="251"/>
                              </a:lnTo>
                              <a:lnTo>
                                <a:pt x="955" y="223"/>
                              </a:lnTo>
                              <a:lnTo>
                                <a:pt x="976" y="196"/>
                              </a:lnTo>
                              <a:lnTo>
                                <a:pt x="994" y="169"/>
                              </a:lnTo>
                              <a:close/>
                              <a:moveTo>
                                <a:pt x="1142" y="437"/>
                              </a:moveTo>
                              <a:lnTo>
                                <a:pt x="1129" y="457"/>
                              </a:lnTo>
                              <a:lnTo>
                                <a:pt x="1117" y="476"/>
                              </a:lnTo>
                              <a:lnTo>
                                <a:pt x="1103" y="496"/>
                              </a:lnTo>
                              <a:lnTo>
                                <a:pt x="1089" y="516"/>
                              </a:lnTo>
                              <a:lnTo>
                                <a:pt x="1067" y="544"/>
                              </a:lnTo>
                              <a:lnTo>
                                <a:pt x="1044" y="571"/>
                              </a:lnTo>
                              <a:lnTo>
                                <a:pt x="994" y="624"/>
                              </a:lnTo>
                              <a:lnTo>
                                <a:pt x="940" y="674"/>
                              </a:lnTo>
                              <a:lnTo>
                                <a:pt x="882" y="721"/>
                              </a:lnTo>
                              <a:lnTo>
                                <a:pt x="820" y="764"/>
                              </a:lnTo>
                              <a:lnTo>
                                <a:pt x="754" y="803"/>
                              </a:lnTo>
                              <a:lnTo>
                                <a:pt x="686" y="839"/>
                              </a:lnTo>
                              <a:lnTo>
                                <a:pt x="615" y="871"/>
                              </a:lnTo>
                              <a:lnTo>
                                <a:pt x="542" y="898"/>
                              </a:lnTo>
                              <a:lnTo>
                                <a:pt x="467" y="922"/>
                              </a:lnTo>
                              <a:lnTo>
                                <a:pt x="390" y="941"/>
                              </a:lnTo>
                              <a:lnTo>
                                <a:pt x="311" y="956"/>
                              </a:lnTo>
                              <a:lnTo>
                                <a:pt x="232" y="966"/>
                              </a:lnTo>
                              <a:lnTo>
                                <a:pt x="202" y="969"/>
                              </a:lnTo>
                              <a:lnTo>
                                <a:pt x="171" y="971"/>
                              </a:lnTo>
                              <a:lnTo>
                                <a:pt x="140" y="972"/>
                              </a:lnTo>
                              <a:lnTo>
                                <a:pt x="109" y="973"/>
                              </a:lnTo>
                              <a:lnTo>
                                <a:pt x="71" y="973"/>
                              </a:lnTo>
                              <a:lnTo>
                                <a:pt x="97" y="1017"/>
                              </a:lnTo>
                              <a:lnTo>
                                <a:pt x="126" y="1059"/>
                              </a:lnTo>
                              <a:lnTo>
                                <a:pt x="158" y="1099"/>
                              </a:lnTo>
                              <a:lnTo>
                                <a:pt x="193" y="1135"/>
                              </a:lnTo>
                              <a:lnTo>
                                <a:pt x="243" y="1128"/>
                              </a:lnTo>
                              <a:lnTo>
                                <a:pt x="299" y="1118"/>
                              </a:lnTo>
                              <a:lnTo>
                                <a:pt x="359" y="1104"/>
                              </a:lnTo>
                              <a:lnTo>
                                <a:pt x="423" y="1085"/>
                              </a:lnTo>
                              <a:lnTo>
                                <a:pt x="489" y="1061"/>
                              </a:lnTo>
                              <a:lnTo>
                                <a:pt x="558" y="1032"/>
                              </a:lnTo>
                              <a:lnTo>
                                <a:pt x="628" y="997"/>
                              </a:lnTo>
                              <a:lnTo>
                                <a:pt x="699" y="955"/>
                              </a:lnTo>
                              <a:lnTo>
                                <a:pt x="771" y="907"/>
                              </a:lnTo>
                              <a:lnTo>
                                <a:pt x="842" y="852"/>
                              </a:lnTo>
                              <a:lnTo>
                                <a:pt x="913" y="788"/>
                              </a:lnTo>
                              <a:lnTo>
                                <a:pt x="981" y="717"/>
                              </a:lnTo>
                              <a:lnTo>
                                <a:pt x="1048" y="636"/>
                              </a:lnTo>
                              <a:lnTo>
                                <a:pt x="1069" y="601"/>
                              </a:lnTo>
                              <a:lnTo>
                                <a:pt x="1088" y="566"/>
                              </a:lnTo>
                              <a:lnTo>
                                <a:pt x="1105" y="531"/>
                              </a:lnTo>
                              <a:lnTo>
                                <a:pt x="1120" y="496"/>
                              </a:lnTo>
                              <a:lnTo>
                                <a:pt x="1131" y="466"/>
                              </a:lnTo>
                              <a:lnTo>
                                <a:pt x="1142" y="437"/>
                              </a:lnTo>
                              <a:close/>
                              <a:moveTo>
                                <a:pt x="1154" y="74"/>
                              </a:moveTo>
                              <a:lnTo>
                                <a:pt x="1149" y="0"/>
                              </a:lnTo>
                              <a:lnTo>
                                <a:pt x="1144" y="47"/>
                              </a:lnTo>
                              <a:lnTo>
                                <a:pt x="1128" y="101"/>
                              </a:lnTo>
                              <a:lnTo>
                                <a:pt x="1100" y="161"/>
                              </a:lnTo>
                              <a:lnTo>
                                <a:pt x="1062" y="225"/>
                              </a:lnTo>
                              <a:lnTo>
                                <a:pt x="1043" y="252"/>
                              </a:lnTo>
                              <a:lnTo>
                                <a:pt x="1021" y="280"/>
                              </a:lnTo>
                              <a:lnTo>
                                <a:pt x="998" y="308"/>
                              </a:lnTo>
                              <a:lnTo>
                                <a:pt x="973" y="335"/>
                              </a:lnTo>
                              <a:lnTo>
                                <a:pt x="885" y="405"/>
                              </a:lnTo>
                              <a:lnTo>
                                <a:pt x="796" y="463"/>
                              </a:lnTo>
                              <a:lnTo>
                                <a:pt x="707" y="510"/>
                              </a:lnTo>
                              <a:lnTo>
                                <a:pt x="620" y="548"/>
                              </a:lnTo>
                              <a:lnTo>
                                <a:pt x="535" y="576"/>
                              </a:lnTo>
                              <a:lnTo>
                                <a:pt x="452" y="597"/>
                              </a:lnTo>
                              <a:lnTo>
                                <a:pt x="374" y="611"/>
                              </a:lnTo>
                              <a:lnTo>
                                <a:pt x="300" y="619"/>
                              </a:lnTo>
                              <a:lnTo>
                                <a:pt x="232" y="622"/>
                              </a:lnTo>
                              <a:lnTo>
                                <a:pt x="171" y="621"/>
                              </a:lnTo>
                              <a:lnTo>
                                <a:pt x="117" y="616"/>
                              </a:lnTo>
                              <a:lnTo>
                                <a:pt x="71" y="609"/>
                              </a:lnTo>
                              <a:lnTo>
                                <a:pt x="34" y="601"/>
                              </a:lnTo>
                              <a:lnTo>
                                <a:pt x="7" y="593"/>
                              </a:lnTo>
                              <a:lnTo>
                                <a:pt x="4" y="615"/>
                              </a:lnTo>
                              <a:lnTo>
                                <a:pt x="2" y="637"/>
                              </a:lnTo>
                              <a:lnTo>
                                <a:pt x="1" y="660"/>
                              </a:lnTo>
                              <a:lnTo>
                                <a:pt x="0" y="683"/>
                              </a:lnTo>
                              <a:lnTo>
                                <a:pt x="2" y="735"/>
                              </a:lnTo>
                              <a:lnTo>
                                <a:pt x="9" y="786"/>
                              </a:lnTo>
                              <a:lnTo>
                                <a:pt x="19" y="836"/>
                              </a:lnTo>
                              <a:lnTo>
                                <a:pt x="33" y="884"/>
                              </a:lnTo>
                              <a:lnTo>
                                <a:pt x="89" y="886"/>
                              </a:lnTo>
                              <a:lnTo>
                                <a:pt x="138" y="886"/>
                              </a:lnTo>
                              <a:lnTo>
                                <a:pt x="172" y="884"/>
                              </a:lnTo>
                              <a:lnTo>
                                <a:pt x="184" y="883"/>
                              </a:lnTo>
                              <a:lnTo>
                                <a:pt x="266" y="875"/>
                              </a:lnTo>
                              <a:lnTo>
                                <a:pt x="347" y="861"/>
                              </a:lnTo>
                              <a:lnTo>
                                <a:pt x="426" y="843"/>
                              </a:lnTo>
                              <a:lnTo>
                                <a:pt x="504" y="819"/>
                              </a:lnTo>
                              <a:lnTo>
                                <a:pt x="579" y="791"/>
                              </a:lnTo>
                              <a:lnTo>
                                <a:pt x="651" y="759"/>
                              </a:lnTo>
                              <a:lnTo>
                                <a:pt x="720" y="722"/>
                              </a:lnTo>
                              <a:lnTo>
                                <a:pt x="786" y="681"/>
                              </a:lnTo>
                              <a:lnTo>
                                <a:pt x="848" y="637"/>
                              </a:lnTo>
                              <a:lnTo>
                                <a:pt x="905" y="589"/>
                              </a:lnTo>
                              <a:lnTo>
                                <a:pt x="957" y="538"/>
                              </a:lnTo>
                              <a:lnTo>
                                <a:pt x="1004" y="483"/>
                              </a:lnTo>
                              <a:lnTo>
                                <a:pt x="1045" y="426"/>
                              </a:lnTo>
                              <a:lnTo>
                                <a:pt x="1067" y="392"/>
                              </a:lnTo>
                              <a:lnTo>
                                <a:pt x="1086" y="357"/>
                              </a:lnTo>
                              <a:lnTo>
                                <a:pt x="1102" y="321"/>
                              </a:lnTo>
                              <a:lnTo>
                                <a:pt x="1117" y="284"/>
                              </a:lnTo>
                              <a:lnTo>
                                <a:pt x="1138" y="216"/>
                              </a:lnTo>
                              <a:lnTo>
                                <a:pt x="1150" y="146"/>
                              </a:lnTo>
                              <a:lnTo>
                                <a:pt x="1154" y="74"/>
                              </a:lnTo>
                              <a:close/>
                              <a:moveTo>
                                <a:pt x="1260" y="683"/>
                              </a:moveTo>
                              <a:lnTo>
                                <a:pt x="1256" y="612"/>
                              </a:lnTo>
                              <a:lnTo>
                                <a:pt x="1244" y="543"/>
                              </a:lnTo>
                              <a:lnTo>
                                <a:pt x="1225" y="477"/>
                              </a:lnTo>
                              <a:lnTo>
                                <a:pt x="1199" y="415"/>
                              </a:lnTo>
                              <a:lnTo>
                                <a:pt x="1200" y="448"/>
                              </a:lnTo>
                              <a:lnTo>
                                <a:pt x="1200" y="482"/>
                              </a:lnTo>
                              <a:lnTo>
                                <a:pt x="1197" y="515"/>
                              </a:lnTo>
                              <a:lnTo>
                                <a:pt x="1193" y="548"/>
                              </a:lnTo>
                              <a:lnTo>
                                <a:pt x="1186" y="592"/>
                              </a:lnTo>
                              <a:lnTo>
                                <a:pt x="1175" y="634"/>
                              </a:lnTo>
                              <a:lnTo>
                                <a:pt x="1163" y="677"/>
                              </a:lnTo>
                              <a:lnTo>
                                <a:pt x="1147" y="719"/>
                              </a:lnTo>
                              <a:lnTo>
                                <a:pt x="1119" y="784"/>
                              </a:lnTo>
                              <a:lnTo>
                                <a:pt x="1084" y="847"/>
                              </a:lnTo>
                              <a:lnTo>
                                <a:pt x="1045" y="909"/>
                              </a:lnTo>
                              <a:lnTo>
                                <a:pt x="1000" y="968"/>
                              </a:lnTo>
                              <a:lnTo>
                                <a:pt x="951" y="1026"/>
                              </a:lnTo>
                              <a:lnTo>
                                <a:pt x="898" y="1081"/>
                              </a:lnTo>
                              <a:lnTo>
                                <a:pt x="840" y="1133"/>
                              </a:lnTo>
                              <a:lnTo>
                                <a:pt x="778" y="1182"/>
                              </a:lnTo>
                              <a:lnTo>
                                <a:pt x="713" y="1228"/>
                              </a:lnTo>
                              <a:lnTo>
                                <a:pt x="645" y="1271"/>
                              </a:lnTo>
                              <a:lnTo>
                                <a:pt x="574" y="1310"/>
                              </a:lnTo>
                              <a:lnTo>
                                <a:pt x="602" y="1312"/>
                              </a:lnTo>
                              <a:lnTo>
                                <a:pt x="630" y="1312"/>
                              </a:lnTo>
                              <a:lnTo>
                                <a:pt x="703" y="1308"/>
                              </a:lnTo>
                              <a:lnTo>
                                <a:pt x="774" y="1296"/>
                              </a:lnTo>
                              <a:lnTo>
                                <a:pt x="842" y="1275"/>
                              </a:lnTo>
                              <a:lnTo>
                                <a:pt x="907" y="1248"/>
                              </a:lnTo>
                              <a:lnTo>
                                <a:pt x="967" y="1214"/>
                              </a:lnTo>
                              <a:lnTo>
                                <a:pt x="1023" y="1174"/>
                              </a:lnTo>
                              <a:lnTo>
                                <a:pt x="1075" y="1128"/>
                              </a:lnTo>
                              <a:lnTo>
                                <a:pt x="1121" y="1076"/>
                              </a:lnTo>
                              <a:lnTo>
                                <a:pt x="1161" y="1020"/>
                              </a:lnTo>
                              <a:lnTo>
                                <a:pt x="1195" y="959"/>
                              </a:lnTo>
                              <a:lnTo>
                                <a:pt x="1223" y="895"/>
                              </a:lnTo>
                              <a:lnTo>
                                <a:pt x="1243" y="827"/>
                              </a:lnTo>
                              <a:lnTo>
                                <a:pt x="1255" y="756"/>
                              </a:lnTo>
                              <a:lnTo>
                                <a:pt x="1260" y="683"/>
                              </a:lnTo>
                              <a:close/>
                            </a:path>
                          </a:pathLst>
                        </a:custGeom>
                        <a:solidFill>
                          <a:srgbClr val="100E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3AAB54" id="AutoShape 179" o:spid="_x0000_s1026" style="position:absolute;margin-left:197.3pt;margin-top:58.75pt;width:63pt;height:65.6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60,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" path="m994,169l930,129,861,97,787,73,710,58,630,53r-77,5l478,71,407,94r-67,30l277,162r-58,44l167,257r-47,56l81,375,49,441,24,511r82,16l145,533r19,2l193,464r40,-66l281,340r58,-50l403,250r71,-31l550,200r80,-6l705,200r72,16l844,243r62,36l932,251r23,-28l976,196r18,-27xm1142,437r-13,20l1117,476r-14,20l1089,516r-22,28l1044,571r-50,53l940,674r-58,47l820,764r-66,39l686,839r-71,32l542,898r-75,24l390,941r-79,15l232,966r-30,3l171,971r-31,1l109,973r-38,l97,1017r29,42l158,1099r35,36l243,1128r56,-10l359,1104r64,-19l489,1061r69,-29l628,997r71,-42l771,907r71,-55l913,788r68,-71l1048,636r21,-35l1088,566r17,-35l1120,496r11,-30l1142,437xm1154,74l1149,r-5,47l1128,101r-28,60l1062,225r-19,27l1021,280r-23,28l973,335r-88,70l796,463r-89,47l620,548r-85,28l452,597r-78,14l300,619r-68,3l171,621r-54,-5l71,609,34,601,7,593,4,615,2,637,1,660,,683r2,52l9,786r10,50l33,884r56,2l138,886r34,-2l184,883r82,-8l347,861r79,-18l504,819r75,-28l651,759r69,-37l786,681r62,-44l905,589r52,-51l1004,483r41,-57l1067,392r19,-35l1102,321r15,-37l1138,216r12,-70l1154,74xm1260,683r-4,-71l1244,543r-19,-66l1199,415r1,33l1200,482r-3,33l1193,548r-7,44l1175,634r-12,43l1147,719r-28,65l1084,847r-39,62l1000,968r-49,58l898,1081r-58,52l778,1182r-65,46l645,1271r-71,39l602,1312r28,l703,1308r71,-12l842,1275r65,-27l967,1214r56,-40l1075,1128r46,-52l1161,1020r34,-61l1223,895r20,-68l1255,756r5,-73xe" fillcolor="#100e0c" stroked="f">
                <v:path arrowok="t" o:connecttype="custom" o:connectlocs="347176725,512902200;254031750,495160300;164112575,511692525;88306275,556853725;32661225,624998750;42741850,686288950;77822425,660885775;136693275,590724625;221773750,554434375;313305825,560885975;375805700,574998850;400805650,541934400;450402325,665724475;430241075,693143775;379031500,745563025;304031650,797579050;218547950,835885425;125402975,859272475;68951475,865320850;28628975,866127300;63709550,916933650;120564275,924594925;197177025,901611100;281854275,858869250;368144425,791530675;431047525,716127600;451612000,673788975;465321650,503628025;454837800,514515100;420563675,575402075;392337925,608869750;285080075,679434125;182257700,714514700;93548200,724595325;28628975,719353400;1612900,721772750;0,749192050;7661275,810885475;55645050,831046725;107257850,826611250;203225400,804030650;290322000,764917825;364918625,711288900;421370125,645563225;444353950,603224600;463708750,532660225;506450600,720563075;483466775,641127750;482660325,681450250;473789375,729434025;451208775,789917775;403225000,864111175;338709000,930643300;260080125,986288350;254031750,1002820575;339515450,987901250;412499175,947175525;468144225,885078875;501208675,807256450" o:connectangles="0,0,0,0,0,0,0,0,0,0,0,0,0,0,0,0,0,0,0,0,0,0,0,0,0,0,0,0,0,0,0,0,0,0,0,0,0,0,0,0,0,0,0,0,0,0,0,0,0,0,0,0,0,0,0,0,0,0,0"/>
                <w10:wrap anchorx="page"/>
              </v:shape>
            </w:pict>
          </mc:Fallback>
        </mc:AlternateContent>
      </w:r>
      <w:r w:rsidR="007D2F53" w:rsidRPr="00F8582F">
        <w:rPr>
          <w:noProof/>
        </w:rPr>
        <w:drawing>
          <wp:anchor distT="0" distB="0" distL="0" distR="0" simplePos="0" relativeHeight="251659264" behindDoc="0" locked="0" layoutInCell="1" allowOverlap="1" wp14:anchorId="25D4BC10" wp14:editId="6D3F6EC4">
            <wp:simplePos x="0" y="0"/>
            <wp:positionH relativeFrom="page">
              <wp:posOffset>3445949</wp:posOffset>
            </wp:positionH>
            <wp:positionV relativeFrom="paragraph">
              <wp:posOffset>1307270</wp:posOffset>
            </wp:positionV>
            <wp:extent cx="1661268" cy="247650"/>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661268" cy="247650"/>
                    </a:xfrm>
                    <a:prstGeom prst="rect">
                      <a:avLst/>
                    </a:prstGeom>
                  </pic:spPr>
                </pic:pic>
              </a:graphicData>
            </a:graphic>
          </wp:anchor>
        </w:drawing>
      </w:r>
      <w:r w:rsidR="007D2F53" w:rsidRPr="00F8582F">
        <w:t>INSTITUTO SUPERIOR MANUEL TEIXEIRA GOMES</w:t>
      </w:r>
    </w:p>
    <w:p w14:paraId="358B7066" w14:textId="77777777" w:rsidR="001D5711" w:rsidRPr="00F8582F" w:rsidRDefault="001D5711">
      <w:pPr>
        <w:pStyle w:val="Corpodetexto"/>
        <w:rPr>
          <w:sz w:val="20"/>
        </w:rPr>
      </w:pPr>
    </w:p>
    <w:p w14:paraId="4163C2EF" w14:textId="77777777" w:rsidR="001D5711" w:rsidRPr="00F8582F" w:rsidRDefault="001D5711">
      <w:pPr>
        <w:pStyle w:val="Corpodetexto"/>
        <w:rPr>
          <w:sz w:val="20"/>
        </w:rPr>
      </w:pPr>
    </w:p>
    <w:p w14:paraId="2B3A2869" w14:textId="77777777" w:rsidR="001D5711" w:rsidRPr="00F8582F" w:rsidRDefault="001D5711">
      <w:pPr>
        <w:pStyle w:val="Corpodetexto"/>
        <w:rPr>
          <w:sz w:val="20"/>
        </w:rPr>
      </w:pPr>
    </w:p>
    <w:p w14:paraId="712D18F6" w14:textId="77777777" w:rsidR="001D5711" w:rsidRPr="00F8582F" w:rsidRDefault="001D5711">
      <w:pPr>
        <w:pStyle w:val="Corpodetexto"/>
        <w:rPr>
          <w:sz w:val="20"/>
        </w:rPr>
      </w:pPr>
    </w:p>
    <w:p w14:paraId="6A2386E2" w14:textId="77777777" w:rsidR="001D5711" w:rsidRPr="00F8582F" w:rsidRDefault="001D5711">
      <w:pPr>
        <w:pStyle w:val="Corpodetexto"/>
        <w:rPr>
          <w:sz w:val="20"/>
        </w:rPr>
      </w:pPr>
    </w:p>
    <w:p w14:paraId="6FFA6D22" w14:textId="77777777" w:rsidR="001D5711" w:rsidRPr="00F8582F" w:rsidRDefault="001D5711">
      <w:pPr>
        <w:pStyle w:val="Corpodetexto"/>
        <w:rPr>
          <w:sz w:val="20"/>
        </w:rPr>
      </w:pPr>
    </w:p>
    <w:p w14:paraId="753993CE" w14:textId="77777777" w:rsidR="001D5711" w:rsidRPr="00F8582F" w:rsidRDefault="001D5711">
      <w:pPr>
        <w:pStyle w:val="Corpodetexto"/>
        <w:rPr>
          <w:sz w:val="20"/>
        </w:rPr>
      </w:pPr>
    </w:p>
    <w:p w14:paraId="3CE8399A" w14:textId="77777777" w:rsidR="001D5711" w:rsidRPr="00F8582F" w:rsidRDefault="001D5711">
      <w:pPr>
        <w:pStyle w:val="Corpodetexto"/>
        <w:rPr>
          <w:sz w:val="20"/>
        </w:rPr>
      </w:pPr>
    </w:p>
    <w:p w14:paraId="33F694D9" w14:textId="77777777" w:rsidR="001D5711" w:rsidRPr="00F8582F" w:rsidRDefault="001D5711">
      <w:pPr>
        <w:pStyle w:val="Corpodetexto"/>
        <w:rPr>
          <w:sz w:val="20"/>
        </w:rPr>
      </w:pPr>
    </w:p>
    <w:p w14:paraId="15B922C0" w14:textId="77777777" w:rsidR="001D5711" w:rsidRPr="00F8582F" w:rsidRDefault="001D5711">
      <w:pPr>
        <w:pStyle w:val="Corpodetexto"/>
        <w:rPr>
          <w:sz w:val="20"/>
        </w:rPr>
      </w:pPr>
    </w:p>
    <w:p w14:paraId="7A76D206" w14:textId="77777777" w:rsidR="001D5711" w:rsidRPr="00F8582F" w:rsidRDefault="001D5711">
      <w:pPr>
        <w:pStyle w:val="Corpodetexto"/>
        <w:rPr>
          <w:sz w:val="20"/>
        </w:rPr>
      </w:pPr>
    </w:p>
    <w:p w14:paraId="3B642BD0" w14:textId="77777777" w:rsidR="001D5711" w:rsidRPr="00F8582F" w:rsidRDefault="001D5711">
      <w:pPr>
        <w:pStyle w:val="Corpodetexto"/>
        <w:rPr>
          <w:sz w:val="20"/>
        </w:rPr>
      </w:pPr>
    </w:p>
    <w:p w14:paraId="0CF1992A" w14:textId="77777777" w:rsidR="001D5711" w:rsidRPr="00F8582F" w:rsidRDefault="001D5711">
      <w:pPr>
        <w:pStyle w:val="Corpodetexto"/>
        <w:rPr>
          <w:sz w:val="20"/>
        </w:rPr>
      </w:pPr>
    </w:p>
    <w:p w14:paraId="2B8DA87E" w14:textId="77777777" w:rsidR="001D5711" w:rsidRPr="00F8582F" w:rsidRDefault="001D5711">
      <w:pPr>
        <w:pStyle w:val="Corpodetexto"/>
        <w:rPr>
          <w:sz w:val="20"/>
        </w:rPr>
      </w:pPr>
    </w:p>
    <w:p w14:paraId="7485A124" w14:textId="77777777" w:rsidR="001D5711" w:rsidRPr="00F8582F" w:rsidRDefault="001D5711">
      <w:pPr>
        <w:pStyle w:val="Corpodetexto"/>
        <w:rPr>
          <w:sz w:val="20"/>
        </w:rPr>
      </w:pPr>
    </w:p>
    <w:p w14:paraId="4583EB32" w14:textId="77777777" w:rsidR="001D5711" w:rsidRPr="00F8582F" w:rsidRDefault="001D5711">
      <w:pPr>
        <w:pStyle w:val="Corpodetexto"/>
        <w:rPr>
          <w:sz w:val="20"/>
        </w:rPr>
      </w:pPr>
    </w:p>
    <w:p w14:paraId="70E2C670" w14:textId="77777777" w:rsidR="001D5711" w:rsidRPr="00F8582F" w:rsidRDefault="001D5711">
      <w:pPr>
        <w:pStyle w:val="Corpodetexto"/>
        <w:spacing w:before="9"/>
        <w:rPr>
          <w:sz w:val="21"/>
        </w:rPr>
      </w:pPr>
    </w:p>
    <w:p w14:paraId="46402A1E" w14:textId="6078917B" w:rsidR="002C0E54" w:rsidRPr="00F8582F" w:rsidRDefault="00DE202A" w:rsidP="002C0E54">
      <w:pPr>
        <w:jc w:val="center"/>
        <w:rPr>
          <w:b/>
          <w:bCs/>
          <w:sz w:val="34"/>
          <w:szCs w:val="34"/>
        </w:rPr>
      </w:pPr>
      <w:r w:rsidRPr="00F8582F">
        <w:rPr>
          <w:b/>
          <w:bCs/>
          <w:sz w:val="34"/>
          <w:szCs w:val="34"/>
        </w:rPr>
        <w:t xml:space="preserve">Protótipo </w:t>
      </w:r>
      <w:r w:rsidR="00E902E7" w:rsidRPr="00F8582F">
        <w:rPr>
          <w:b/>
          <w:bCs/>
          <w:sz w:val="34"/>
          <w:szCs w:val="34"/>
        </w:rPr>
        <w:t xml:space="preserve">de </w:t>
      </w:r>
      <w:r w:rsidRPr="00F8582F">
        <w:rPr>
          <w:b/>
          <w:bCs/>
          <w:sz w:val="34"/>
          <w:szCs w:val="34"/>
        </w:rPr>
        <w:t>Monitor</w:t>
      </w:r>
      <w:r w:rsidR="00E902E7" w:rsidRPr="00F8582F">
        <w:rPr>
          <w:b/>
          <w:bCs/>
          <w:sz w:val="34"/>
          <w:szCs w:val="34"/>
        </w:rPr>
        <w:t>ização</w:t>
      </w:r>
      <w:r w:rsidRPr="00F8582F">
        <w:rPr>
          <w:b/>
          <w:bCs/>
          <w:sz w:val="34"/>
          <w:szCs w:val="34"/>
        </w:rPr>
        <w:t xml:space="preserve"> de Quedas com </w:t>
      </w:r>
      <w:proofErr w:type="spellStart"/>
      <w:r w:rsidRPr="00F8582F">
        <w:rPr>
          <w:b/>
          <w:bCs/>
          <w:sz w:val="34"/>
          <w:szCs w:val="34"/>
        </w:rPr>
        <w:t>Arduino</w:t>
      </w:r>
      <w:proofErr w:type="spellEnd"/>
      <w:r w:rsidRPr="00F8582F">
        <w:rPr>
          <w:b/>
          <w:bCs/>
          <w:sz w:val="34"/>
          <w:szCs w:val="34"/>
        </w:rPr>
        <w:t xml:space="preserve"> e </w:t>
      </w:r>
    </w:p>
    <w:p w14:paraId="64308D25" w14:textId="7FADB686" w:rsidR="00DE202A" w:rsidRPr="00F8582F" w:rsidRDefault="00DE202A" w:rsidP="002C0E54">
      <w:pPr>
        <w:jc w:val="center"/>
        <w:rPr>
          <w:b/>
          <w:bCs/>
          <w:sz w:val="34"/>
          <w:szCs w:val="34"/>
        </w:rPr>
      </w:pPr>
      <w:proofErr w:type="spellStart"/>
      <w:r w:rsidRPr="00F8582F">
        <w:rPr>
          <w:b/>
          <w:bCs/>
          <w:sz w:val="34"/>
          <w:szCs w:val="34"/>
        </w:rPr>
        <w:t>LoRaWAN</w:t>
      </w:r>
      <w:proofErr w:type="spellEnd"/>
    </w:p>
    <w:p w14:paraId="245A2F23" w14:textId="77777777" w:rsidR="001D5711" w:rsidRPr="00F8582F" w:rsidRDefault="001D5711">
      <w:pPr>
        <w:pStyle w:val="Corpodetexto"/>
        <w:rPr>
          <w:b/>
          <w:sz w:val="44"/>
        </w:rPr>
      </w:pPr>
    </w:p>
    <w:p w14:paraId="32CF2064" w14:textId="77777777" w:rsidR="001D5711" w:rsidRPr="00F8582F" w:rsidRDefault="001D5711">
      <w:pPr>
        <w:pStyle w:val="Corpodetexto"/>
        <w:spacing w:before="11"/>
        <w:rPr>
          <w:b/>
          <w:sz w:val="60"/>
        </w:rPr>
      </w:pPr>
    </w:p>
    <w:p w14:paraId="4F1A6B87" w14:textId="44EDCD07" w:rsidR="001D5711" w:rsidRPr="00F8582F" w:rsidRDefault="00000000">
      <w:pPr>
        <w:ind w:left="970" w:right="1063"/>
        <w:jc w:val="center"/>
        <w:rPr>
          <w:b/>
          <w:sz w:val="28"/>
        </w:rPr>
      </w:pPr>
      <w:r w:rsidRPr="00F8582F">
        <w:rPr>
          <w:b/>
          <w:sz w:val="28"/>
        </w:rPr>
        <w:t xml:space="preserve">Relatório de </w:t>
      </w:r>
      <w:r w:rsidR="00DE202A" w:rsidRPr="00F8582F">
        <w:rPr>
          <w:b/>
          <w:sz w:val="28"/>
        </w:rPr>
        <w:t>Trabalho Final de Curso</w:t>
      </w:r>
    </w:p>
    <w:p w14:paraId="439BF3A8" w14:textId="77777777" w:rsidR="001D5711" w:rsidRPr="00F8582F" w:rsidRDefault="001D5711">
      <w:pPr>
        <w:pStyle w:val="Corpodetexto"/>
        <w:rPr>
          <w:b/>
          <w:sz w:val="36"/>
        </w:rPr>
      </w:pPr>
    </w:p>
    <w:p w14:paraId="50DF5729" w14:textId="77777777" w:rsidR="001D5711" w:rsidRPr="00F8582F" w:rsidRDefault="001D5711">
      <w:pPr>
        <w:pStyle w:val="Corpodetexto"/>
        <w:rPr>
          <w:b/>
          <w:sz w:val="36"/>
        </w:rPr>
      </w:pPr>
    </w:p>
    <w:p w14:paraId="231FA5A6" w14:textId="77777777" w:rsidR="001D5711" w:rsidRPr="00F8582F" w:rsidRDefault="001D5711">
      <w:pPr>
        <w:pStyle w:val="Corpodetexto"/>
        <w:spacing w:before="10"/>
        <w:rPr>
          <w:b/>
          <w:sz w:val="37"/>
        </w:rPr>
      </w:pPr>
    </w:p>
    <w:p w14:paraId="10229E69" w14:textId="39C86D11" w:rsidR="001D5711" w:rsidRPr="00F8582F" w:rsidRDefault="00DE202A">
      <w:pPr>
        <w:ind w:left="970" w:right="1063"/>
        <w:jc w:val="center"/>
        <w:rPr>
          <w:b/>
          <w:sz w:val="34"/>
        </w:rPr>
      </w:pPr>
      <w:r w:rsidRPr="00F8582F">
        <w:rPr>
          <w:b/>
          <w:sz w:val="34"/>
        </w:rPr>
        <w:t xml:space="preserve">Rafael </w:t>
      </w:r>
      <w:r w:rsidR="005F287F" w:rsidRPr="00F8582F">
        <w:rPr>
          <w:b/>
          <w:sz w:val="34"/>
        </w:rPr>
        <w:t>André</w:t>
      </w:r>
      <w:r w:rsidRPr="00F8582F">
        <w:rPr>
          <w:b/>
          <w:sz w:val="34"/>
        </w:rPr>
        <w:t xml:space="preserve"> Modesto Rio</w:t>
      </w:r>
    </w:p>
    <w:p w14:paraId="1B23D21A" w14:textId="77777777" w:rsidR="001D5711" w:rsidRPr="00F8582F" w:rsidRDefault="001D5711">
      <w:pPr>
        <w:pStyle w:val="Corpodetexto"/>
        <w:rPr>
          <w:b/>
          <w:sz w:val="44"/>
        </w:rPr>
      </w:pPr>
    </w:p>
    <w:p w14:paraId="483FEC83" w14:textId="77777777" w:rsidR="001D5711" w:rsidRPr="00F8582F" w:rsidRDefault="001D5711">
      <w:pPr>
        <w:pStyle w:val="Corpodetexto"/>
        <w:rPr>
          <w:b/>
          <w:sz w:val="44"/>
        </w:rPr>
      </w:pPr>
    </w:p>
    <w:p w14:paraId="576138DA" w14:textId="77777777" w:rsidR="001D5711" w:rsidRPr="00F8582F" w:rsidRDefault="001D5711">
      <w:pPr>
        <w:pStyle w:val="Corpodetexto"/>
        <w:spacing w:before="5"/>
        <w:rPr>
          <w:b/>
          <w:sz w:val="56"/>
        </w:rPr>
      </w:pPr>
    </w:p>
    <w:p w14:paraId="47CEE62D" w14:textId="77777777" w:rsidR="001D5711" w:rsidRPr="00F8582F" w:rsidRDefault="00000000">
      <w:pPr>
        <w:ind w:left="3552"/>
        <w:rPr>
          <w:sz w:val="28"/>
        </w:rPr>
      </w:pPr>
      <w:r w:rsidRPr="00F8582F">
        <w:rPr>
          <w:sz w:val="28"/>
        </w:rPr>
        <w:t>Trabalho orientado por:</w:t>
      </w:r>
    </w:p>
    <w:p w14:paraId="14B5349B" w14:textId="6BB8D3B3" w:rsidR="001D5711" w:rsidRPr="00F8582F" w:rsidRDefault="00000000" w:rsidP="001609E1">
      <w:pPr>
        <w:spacing w:before="123"/>
        <w:ind w:left="1440" w:right="1063" w:hanging="470"/>
        <w:jc w:val="center"/>
        <w:rPr>
          <w:sz w:val="28"/>
        </w:rPr>
      </w:pPr>
      <w:r w:rsidRPr="00F8582F">
        <w:rPr>
          <w:sz w:val="28"/>
        </w:rPr>
        <w:t>Prof.</w:t>
      </w:r>
      <w:ins w:id="3" w:author="francisco pereira" w:date="2024-09-01T18:28:00Z" w16du:dateUtc="2024-09-01T17:28:00Z">
        <w:r w:rsidR="00DC42EE" w:rsidRPr="00F8582F">
          <w:rPr>
            <w:sz w:val="28"/>
          </w:rPr>
          <w:t xml:space="preserve"> </w:t>
        </w:r>
      </w:ins>
      <w:r w:rsidR="00DE202A" w:rsidRPr="00F8582F">
        <w:rPr>
          <w:sz w:val="28"/>
        </w:rPr>
        <w:t>Francisco Melo Pereira</w:t>
      </w:r>
    </w:p>
    <w:p w14:paraId="06AFCD84" w14:textId="77777777" w:rsidR="001D5711" w:rsidRPr="00F8582F" w:rsidRDefault="001D5711">
      <w:pPr>
        <w:pStyle w:val="Corpodetexto"/>
        <w:rPr>
          <w:sz w:val="34"/>
        </w:rPr>
      </w:pPr>
    </w:p>
    <w:p w14:paraId="216C0511" w14:textId="77777777" w:rsidR="001D5711" w:rsidRPr="00F8582F" w:rsidRDefault="001D5711">
      <w:pPr>
        <w:pStyle w:val="Corpodetexto"/>
        <w:rPr>
          <w:sz w:val="34"/>
        </w:rPr>
      </w:pPr>
    </w:p>
    <w:p w14:paraId="480B14EC" w14:textId="77777777" w:rsidR="001D5711" w:rsidRPr="00F8582F" w:rsidRDefault="001D5711">
      <w:pPr>
        <w:pStyle w:val="Corpodetexto"/>
        <w:rPr>
          <w:sz w:val="34"/>
        </w:rPr>
      </w:pPr>
    </w:p>
    <w:p w14:paraId="6C2E80F7" w14:textId="77777777" w:rsidR="001D5711" w:rsidRPr="00F8582F" w:rsidRDefault="001D5711">
      <w:pPr>
        <w:pStyle w:val="Corpodetexto"/>
        <w:spacing w:before="3"/>
        <w:rPr>
          <w:sz w:val="29"/>
        </w:rPr>
      </w:pPr>
    </w:p>
    <w:p w14:paraId="4F167EC3" w14:textId="1E5F6448" w:rsidR="001D5711" w:rsidRPr="00F8582F" w:rsidRDefault="00000000">
      <w:pPr>
        <w:spacing w:before="1"/>
        <w:ind w:left="970" w:right="1063"/>
        <w:jc w:val="center"/>
        <w:rPr>
          <w:sz w:val="34"/>
        </w:rPr>
      </w:pPr>
      <w:r w:rsidRPr="00F8582F">
        <w:rPr>
          <w:sz w:val="34"/>
        </w:rPr>
        <w:t>202</w:t>
      </w:r>
      <w:r w:rsidR="003A445F" w:rsidRPr="00F8582F">
        <w:rPr>
          <w:sz w:val="34"/>
        </w:rPr>
        <w:t>4</w:t>
      </w:r>
    </w:p>
    <w:p w14:paraId="2D09E26C" w14:textId="77777777" w:rsidR="001D5711" w:rsidRPr="00F8582F" w:rsidRDefault="001D5711">
      <w:pPr>
        <w:jc w:val="center"/>
        <w:rPr>
          <w:sz w:val="34"/>
        </w:rPr>
        <w:sectPr w:rsidR="001D5711" w:rsidRPr="00F8582F" w:rsidSect="00B10DA6">
          <w:pgSz w:w="11910" w:h="16840"/>
          <w:pgMar w:top="1340" w:right="920" w:bottom="280" w:left="1100" w:header="720" w:footer="720" w:gutter="0"/>
          <w:cols w:space="720"/>
          <w:titlePg/>
          <w:docGrid w:linePitch="299"/>
        </w:sectPr>
      </w:pPr>
    </w:p>
    <w:p w14:paraId="6F400C11" w14:textId="77777777" w:rsidR="001D5711" w:rsidRPr="00F8582F" w:rsidRDefault="001D5711">
      <w:pPr>
        <w:pStyle w:val="Corpodetexto"/>
        <w:spacing w:before="4"/>
        <w:rPr>
          <w:sz w:val="17"/>
        </w:rPr>
      </w:pPr>
    </w:p>
    <w:p w14:paraId="071BE948" w14:textId="77777777" w:rsidR="001D5711" w:rsidRPr="00F8582F" w:rsidRDefault="001D5711">
      <w:pPr>
        <w:rPr>
          <w:sz w:val="17"/>
        </w:rPr>
        <w:sectPr w:rsidR="001D5711" w:rsidRPr="00F8582F" w:rsidSect="00B10DA6">
          <w:pgSz w:w="11910" w:h="16840"/>
          <w:pgMar w:top="1580" w:right="920" w:bottom="280" w:left="1100" w:header="720" w:footer="720" w:gutter="0"/>
          <w:cols w:space="720"/>
          <w:titlePg/>
          <w:docGrid w:linePitch="299"/>
        </w:sectPr>
      </w:pPr>
    </w:p>
    <w:p w14:paraId="54D1216F" w14:textId="77777777" w:rsidR="001D5711" w:rsidRPr="00F8582F" w:rsidRDefault="001D5711">
      <w:pPr>
        <w:pStyle w:val="Corpodetexto"/>
        <w:rPr>
          <w:sz w:val="20"/>
        </w:rPr>
      </w:pPr>
    </w:p>
    <w:p w14:paraId="75FC7497" w14:textId="77777777" w:rsidR="001D5711" w:rsidRPr="00F8582F" w:rsidRDefault="001D5711">
      <w:pPr>
        <w:pStyle w:val="Corpodetexto"/>
        <w:rPr>
          <w:sz w:val="20"/>
        </w:rPr>
      </w:pPr>
    </w:p>
    <w:p w14:paraId="7111B9D1" w14:textId="77777777" w:rsidR="001D5711" w:rsidRPr="00F8582F" w:rsidRDefault="001D5711">
      <w:pPr>
        <w:pStyle w:val="Corpodetexto"/>
        <w:rPr>
          <w:sz w:val="20"/>
        </w:rPr>
      </w:pPr>
    </w:p>
    <w:p w14:paraId="50127598" w14:textId="77777777" w:rsidR="001D5711" w:rsidRPr="00F8582F" w:rsidRDefault="001D5711">
      <w:pPr>
        <w:pStyle w:val="Corpodetexto"/>
        <w:rPr>
          <w:sz w:val="20"/>
        </w:rPr>
      </w:pPr>
    </w:p>
    <w:p w14:paraId="6F362CFF" w14:textId="77777777" w:rsidR="001D5711" w:rsidRPr="00F8582F" w:rsidRDefault="001D5711">
      <w:pPr>
        <w:pStyle w:val="Corpodetexto"/>
        <w:rPr>
          <w:sz w:val="20"/>
        </w:rPr>
      </w:pPr>
    </w:p>
    <w:p w14:paraId="0C69183E" w14:textId="77777777" w:rsidR="001D5711" w:rsidRPr="00F8582F" w:rsidRDefault="001D5711">
      <w:pPr>
        <w:pStyle w:val="Corpodetexto"/>
        <w:rPr>
          <w:sz w:val="20"/>
        </w:rPr>
      </w:pPr>
    </w:p>
    <w:p w14:paraId="36D3C1B0" w14:textId="77777777" w:rsidR="001D5711" w:rsidRPr="00F8582F" w:rsidRDefault="001D5711">
      <w:pPr>
        <w:pStyle w:val="Corpodetexto"/>
        <w:spacing w:before="7"/>
        <w:rPr>
          <w:sz w:val="17"/>
        </w:rPr>
      </w:pPr>
    </w:p>
    <w:p w14:paraId="74BA5B7E" w14:textId="101FA766" w:rsidR="001D5711" w:rsidRPr="00F8582F" w:rsidRDefault="00DE202A">
      <w:pPr>
        <w:spacing w:before="113"/>
        <w:ind w:left="585"/>
        <w:jc w:val="center"/>
        <w:rPr>
          <w:rFonts w:ascii="Arial"/>
          <w:sz w:val="49"/>
        </w:rPr>
      </w:pPr>
      <w:r w:rsidRPr="00F8582F">
        <w:rPr>
          <w:rFonts w:ascii="Arial"/>
          <w:sz w:val="49"/>
        </w:rPr>
        <w:t>Monitor</w:t>
      </w:r>
      <w:r w:rsidR="00E902E7" w:rsidRPr="00F8582F">
        <w:rPr>
          <w:rFonts w:ascii="Arial"/>
          <w:sz w:val="49"/>
        </w:rPr>
        <w:t>iza</w:t>
      </w:r>
      <w:r w:rsidR="00E902E7" w:rsidRPr="00F8582F">
        <w:rPr>
          <w:rFonts w:ascii="Arial"/>
          <w:sz w:val="49"/>
        </w:rPr>
        <w:t>çã</w:t>
      </w:r>
      <w:r w:rsidR="00E902E7" w:rsidRPr="00F8582F">
        <w:rPr>
          <w:rFonts w:ascii="Arial"/>
          <w:sz w:val="49"/>
        </w:rPr>
        <w:t>o</w:t>
      </w:r>
      <w:r w:rsidRPr="00F8582F">
        <w:rPr>
          <w:rFonts w:ascii="Arial"/>
          <w:sz w:val="49"/>
        </w:rPr>
        <w:t xml:space="preserve"> de Quedas com </w:t>
      </w:r>
      <w:proofErr w:type="spellStart"/>
      <w:r w:rsidRPr="00F8582F">
        <w:rPr>
          <w:rFonts w:ascii="Arial"/>
          <w:sz w:val="49"/>
        </w:rPr>
        <w:t>Arduino</w:t>
      </w:r>
      <w:proofErr w:type="spellEnd"/>
      <w:r w:rsidRPr="00F8582F">
        <w:rPr>
          <w:rFonts w:ascii="Arial"/>
          <w:sz w:val="49"/>
        </w:rPr>
        <w:t xml:space="preserve"> e </w:t>
      </w:r>
      <w:proofErr w:type="spellStart"/>
      <w:r w:rsidRPr="00F8582F">
        <w:rPr>
          <w:rFonts w:ascii="Arial"/>
          <w:sz w:val="49"/>
        </w:rPr>
        <w:t>LoraWan</w:t>
      </w:r>
      <w:proofErr w:type="spellEnd"/>
    </w:p>
    <w:p w14:paraId="58C43914" w14:textId="77777777" w:rsidR="00F8582F" w:rsidRPr="00F8582F" w:rsidRDefault="00F8582F" w:rsidP="00F8582F">
      <w:pPr>
        <w:spacing w:before="113"/>
        <w:ind w:left="585"/>
        <w:jc w:val="center"/>
        <w:rPr>
          <w:rFonts w:ascii="Arial"/>
          <w:sz w:val="49"/>
        </w:rPr>
      </w:pPr>
    </w:p>
    <w:p w14:paraId="2C54F9D2" w14:textId="2E9956D6" w:rsidR="001D5711" w:rsidRPr="00F8582F" w:rsidRDefault="00000000">
      <w:pPr>
        <w:spacing w:before="178"/>
        <w:ind w:left="600"/>
        <w:rPr>
          <w:rFonts w:ascii="Arial" w:hAnsi="Arial"/>
          <w:sz w:val="49"/>
        </w:rPr>
      </w:pPr>
      <w:r w:rsidRPr="00F8582F">
        <w:rPr>
          <w:rFonts w:ascii="Arial" w:hAnsi="Arial"/>
          <w:sz w:val="49"/>
        </w:rPr>
        <w:t>Declaração de autoria</w:t>
      </w:r>
    </w:p>
    <w:p w14:paraId="5B6C0221" w14:textId="75CDD359" w:rsidR="001D5711" w:rsidRPr="00F8582F" w:rsidRDefault="00000000">
      <w:pPr>
        <w:pStyle w:val="Corpodetexto"/>
        <w:spacing w:before="430" w:line="312" w:lineRule="auto"/>
        <w:ind w:left="592" w:right="652" w:firstLine="8"/>
        <w:jc w:val="both"/>
      </w:pPr>
      <w:r w:rsidRPr="00F8582F">
        <w:t>Declaro ser o (a) autor(a) do trabalho apresentado neste relatório, sendo original e</w:t>
      </w:r>
      <w:r w:rsidRPr="00F8582F">
        <w:rPr>
          <w:spacing w:val="-23"/>
        </w:rPr>
        <w:t xml:space="preserve"> </w:t>
      </w:r>
      <w:r w:rsidRPr="00F8582F">
        <w:t>inédito. Autores</w:t>
      </w:r>
      <w:r w:rsidRPr="00F8582F">
        <w:rPr>
          <w:spacing w:val="-6"/>
        </w:rPr>
        <w:t xml:space="preserve"> </w:t>
      </w:r>
      <w:r w:rsidRPr="00F8582F">
        <w:t>e</w:t>
      </w:r>
      <w:r w:rsidRPr="00F8582F">
        <w:rPr>
          <w:spacing w:val="-6"/>
        </w:rPr>
        <w:t xml:space="preserve"> </w:t>
      </w:r>
      <w:r w:rsidRPr="00F8582F">
        <w:t>trabalhos</w:t>
      </w:r>
      <w:r w:rsidRPr="00F8582F">
        <w:rPr>
          <w:spacing w:val="-6"/>
        </w:rPr>
        <w:t xml:space="preserve"> </w:t>
      </w:r>
      <w:r w:rsidRPr="00F8582F">
        <w:t>consultados</w:t>
      </w:r>
      <w:r w:rsidRPr="00F8582F">
        <w:rPr>
          <w:spacing w:val="-6"/>
        </w:rPr>
        <w:t xml:space="preserve"> </w:t>
      </w:r>
      <w:r w:rsidRPr="00F8582F">
        <w:t>estão</w:t>
      </w:r>
      <w:r w:rsidRPr="00F8582F">
        <w:rPr>
          <w:spacing w:val="-6"/>
        </w:rPr>
        <w:t xml:space="preserve"> </w:t>
      </w:r>
      <w:r w:rsidRPr="00F8582F">
        <w:t>devidamente</w:t>
      </w:r>
      <w:r w:rsidRPr="00F8582F">
        <w:rPr>
          <w:spacing w:val="-5"/>
        </w:rPr>
        <w:t xml:space="preserve"> </w:t>
      </w:r>
      <w:r w:rsidRPr="00F8582F">
        <w:t>citados</w:t>
      </w:r>
      <w:r w:rsidRPr="00F8582F">
        <w:rPr>
          <w:spacing w:val="-6"/>
        </w:rPr>
        <w:t xml:space="preserve"> </w:t>
      </w:r>
      <w:r w:rsidRPr="00F8582F">
        <w:t>no</w:t>
      </w:r>
      <w:r w:rsidRPr="00F8582F">
        <w:rPr>
          <w:spacing w:val="-6"/>
        </w:rPr>
        <w:t xml:space="preserve"> </w:t>
      </w:r>
      <w:r w:rsidRPr="00F8582F">
        <w:t>texto</w:t>
      </w:r>
      <w:r w:rsidRPr="00F8582F">
        <w:rPr>
          <w:spacing w:val="-6"/>
        </w:rPr>
        <w:t xml:space="preserve"> </w:t>
      </w:r>
      <w:r w:rsidRPr="00F8582F">
        <w:t>e</w:t>
      </w:r>
      <w:r w:rsidRPr="00F8582F">
        <w:rPr>
          <w:spacing w:val="-6"/>
        </w:rPr>
        <w:t xml:space="preserve"> </w:t>
      </w:r>
      <w:r w:rsidRPr="00F8582F">
        <w:t>constam</w:t>
      </w:r>
      <w:r w:rsidRPr="00F8582F">
        <w:rPr>
          <w:spacing w:val="-5"/>
        </w:rPr>
        <w:t xml:space="preserve"> </w:t>
      </w:r>
      <w:r w:rsidRPr="00F8582F">
        <w:t>da</w:t>
      </w:r>
      <w:r w:rsidRPr="00F8582F">
        <w:rPr>
          <w:spacing w:val="-6"/>
        </w:rPr>
        <w:t xml:space="preserve"> </w:t>
      </w:r>
      <w:r w:rsidRPr="00F8582F">
        <w:t>listagem de referências</w:t>
      </w:r>
      <w:r w:rsidRPr="00F8582F">
        <w:rPr>
          <w:spacing w:val="-3"/>
        </w:rPr>
        <w:t xml:space="preserve"> </w:t>
      </w:r>
      <w:r w:rsidRPr="00F8582F">
        <w:t>incluída.</w:t>
      </w:r>
    </w:p>
    <w:p w14:paraId="599AA24C" w14:textId="77777777" w:rsidR="001D5711" w:rsidRPr="00F8582F" w:rsidRDefault="001D5711">
      <w:pPr>
        <w:pStyle w:val="Corpodetexto"/>
        <w:rPr>
          <w:sz w:val="20"/>
        </w:rPr>
      </w:pPr>
    </w:p>
    <w:p w14:paraId="1C51368C" w14:textId="77777777" w:rsidR="001D5711" w:rsidRPr="00F8582F" w:rsidRDefault="001D5711">
      <w:pPr>
        <w:pStyle w:val="Corpodetexto"/>
        <w:rPr>
          <w:sz w:val="20"/>
        </w:rPr>
      </w:pPr>
    </w:p>
    <w:p w14:paraId="72A652C7" w14:textId="77777777" w:rsidR="001D5711" w:rsidRPr="00F8582F" w:rsidRDefault="001D5711">
      <w:pPr>
        <w:pStyle w:val="Corpodetexto"/>
        <w:rPr>
          <w:sz w:val="20"/>
        </w:rPr>
      </w:pPr>
    </w:p>
    <w:p w14:paraId="71C285CA" w14:textId="77777777" w:rsidR="001D5711" w:rsidRPr="00F8582F" w:rsidRDefault="001D5711">
      <w:pPr>
        <w:pStyle w:val="Corpodetexto"/>
        <w:rPr>
          <w:sz w:val="20"/>
        </w:rPr>
      </w:pPr>
    </w:p>
    <w:p w14:paraId="4E938CFE" w14:textId="77777777" w:rsidR="001D5711" w:rsidRPr="00F8582F" w:rsidRDefault="001D5711">
      <w:pPr>
        <w:pStyle w:val="Corpodetexto"/>
        <w:rPr>
          <w:sz w:val="20"/>
        </w:rPr>
      </w:pPr>
    </w:p>
    <w:p w14:paraId="0D94DACC" w14:textId="77777777" w:rsidR="001D5711" w:rsidRPr="00F8582F" w:rsidRDefault="001D5711">
      <w:pPr>
        <w:pStyle w:val="Corpodetexto"/>
        <w:rPr>
          <w:sz w:val="20"/>
        </w:rPr>
      </w:pPr>
    </w:p>
    <w:p w14:paraId="229A7484" w14:textId="56D7E7AB" w:rsidR="001D5711" w:rsidRPr="00F8582F" w:rsidRDefault="009108D5">
      <w:pPr>
        <w:pStyle w:val="Corpodetexto"/>
        <w:spacing w:before="6"/>
      </w:pPr>
      <w:r w:rsidRPr="00F8582F">
        <w:rPr>
          <w:noProof/>
        </w:rPr>
        <mc:AlternateContent>
          <mc:Choice Requires="wps">
            <w:drawing>
              <wp:anchor distT="0" distB="0" distL="0" distR="0" simplePos="0" relativeHeight="487590912" behindDoc="1" locked="0" layoutInCell="1" allowOverlap="1" wp14:anchorId="35893932" wp14:editId="38ACC394">
                <wp:simplePos x="0" y="0"/>
                <wp:positionH relativeFrom="page">
                  <wp:posOffset>2996565</wp:posOffset>
                </wp:positionH>
                <wp:positionV relativeFrom="paragraph">
                  <wp:posOffset>207010</wp:posOffset>
                </wp:positionV>
                <wp:extent cx="1620520" cy="1270"/>
                <wp:effectExtent l="0" t="0" r="0" b="0"/>
                <wp:wrapTopAndBottom/>
                <wp:docPr id="188310003" name="Freeform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20520" cy="1270"/>
                        </a:xfrm>
                        <a:custGeom>
                          <a:avLst/>
                          <a:gdLst>
                            <a:gd name="T0" fmla="*/ 0 w 2552"/>
                            <a:gd name="T1" fmla="*/ 0 h 1270"/>
                            <a:gd name="T2" fmla="*/ 1619885 w 2552"/>
                            <a:gd name="T3" fmla="*/ 0 h 1270"/>
                            <a:gd name="T4" fmla="*/ 0 60000 65536"/>
                            <a:gd name="T5" fmla="*/ 0 60000 65536"/>
                          </a:gdLst>
                          <a:ahLst/>
                          <a:cxnLst>
                            <a:cxn ang="T4">
                              <a:pos x="T0" y="T1"/>
                            </a:cxn>
                            <a:cxn ang="T5">
                              <a:pos x="T2" y="T3"/>
                            </a:cxn>
                          </a:cxnLst>
                          <a:rect l="0" t="0" r="r" b="b"/>
                          <a:pathLst>
                            <a:path w="2552" h="1270">
                              <a:moveTo>
                                <a:pt x="0" y="0"/>
                              </a:moveTo>
                              <a:lnTo>
                                <a:pt x="2551" y="0"/>
                              </a:lnTo>
                            </a:path>
                          </a:pathLst>
                        </a:custGeom>
                        <a:noFill/>
                        <a:ln w="60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8BB1B" id="Freeform 178" o:spid="_x0000_s1026" style="position:absolute;margin-left:235.95pt;margin-top:16.3pt;width:127.6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" path="m,l2551,e" filled="f" strokeweight=".16864mm">
                <v:path arrowok="t" o:connecttype="custom" o:connectlocs="0,0;1028626975,0" o:connectangles="0,0"/>
                <w10:wrap type="topAndBottom" anchorx="page"/>
              </v:shape>
            </w:pict>
          </mc:Fallback>
        </mc:AlternateContent>
      </w:r>
    </w:p>
    <w:p w14:paraId="1A74AC78" w14:textId="77777777" w:rsidR="001D5711" w:rsidRPr="00F8582F" w:rsidRDefault="00000000">
      <w:pPr>
        <w:pStyle w:val="Corpodetexto"/>
        <w:spacing w:before="67"/>
        <w:ind w:left="970" w:right="1055"/>
        <w:jc w:val="center"/>
      </w:pPr>
      <w:r w:rsidRPr="00F8582F">
        <w:t>(Assinatura)</w:t>
      </w:r>
    </w:p>
    <w:p w14:paraId="09093A22" w14:textId="77777777" w:rsidR="001D5711" w:rsidRPr="00F8582F" w:rsidRDefault="001D5711">
      <w:pPr>
        <w:pStyle w:val="Corpodetexto"/>
        <w:rPr>
          <w:sz w:val="28"/>
        </w:rPr>
      </w:pPr>
    </w:p>
    <w:p w14:paraId="4207E937" w14:textId="77777777" w:rsidR="001D5711" w:rsidRPr="00F8582F" w:rsidRDefault="001D5711">
      <w:pPr>
        <w:pStyle w:val="Corpodetexto"/>
        <w:rPr>
          <w:sz w:val="28"/>
        </w:rPr>
      </w:pPr>
    </w:p>
    <w:p w14:paraId="448ACC08" w14:textId="77777777" w:rsidR="001D5711" w:rsidRPr="00F8582F" w:rsidRDefault="001D5711">
      <w:pPr>
        <w:pStyle w:val="Corpodetexto"/>
        <w:rPr>
          <w:sz w:val="28"/>
        </w:rPr>
      </w:pPr>
    </w:p>
    <w:p w14:paraId="1BC21BB6" w14:textId="77777777" w:rsidR="001D5711" w:rsidRPr="00F8582F" w:rsidRDefault="001D5711">
      <w:pPr>
        <w:pStyle w:val="Corpodetexto"/>
        <w:rPr>
          <w:sz w:val="28"/>
        </w:rPr>
      </w:pPr>
    </w:p>
    <w:p w14:paraId="00ADCF91" w14:textId="77777777" w:rsidR="001D5711" w:rsidRPr="00F8582F" w:rsidRDefault="001D5711">
      <w:pPr>
        <w:pStyle w:val="Corpodetexto"/>
        <w:rPr>
          <w:sz w:val="28"/>
        </w:rPr>
      </w:pPr>
    </w:p>
    <w:p w14:paraId="270094DD" w14:textId="77777777" w:rsidR="001D5711" w:rsidRPr="00F8582F" w:rsidRDefault="00000000">
      <w:pPr>
        <w:pStyle w:val="Corpodetexto"/>
        <w:spacing w:before="204" w:line="312" w:lineRule="auto"/>
        <w:ind w:left="600" w:right="690" w:firstLine="468"/>
        <w:jc w:val="both"/>
      </w:pPr>
      <w:r w:rsidRPr="00F8582F">
        <w:t xml:space="preserve">O Instituto Superior Manuel </w:t>
      </w:r>
      <w:r w:rsidRPr="00F8582F">
        <w:rPr>
          <w:spacing w:val="-3"/>
        </w:rPr>
        <w:t xml:space="preserve">Teixeira </w:t>
      </w:r>
      <w:r w:rsidRPr="00F8582F">
        <w:t>Gomes tem o direito, perpétuo e sem limites geográficos,</w:t>
      </w:r>
      <w:r w:rsidRPr="00F8582F">
        <w:rPr>
          <w:spacing w:val="-16"/>
        </w:rPr>
        <w:t xml:space="preserve"> </w:t>
      </w:r>
      <w:r w:rsidRPr="00F8582F">
        <w:t>de</w:t>
      </w:r>
      <w:r w:rsidRPr="00F8582F">
        <w:rPr>
          <w:spacing w:val="-16"/>
        </w:rPr>
        <w:t xml:space="preserve"> </w:t>
      </w:r>
      <w:r w:rsidRPr="00F8582F">
        <w:t>arquivar</w:t>
      </w:r>
      <w:r w:rsidRPr="00F8582F">
        <w:rPr>
          <w:spacing w:val="-16"/>
        </w:rPr>
        <w:t xml:space="preserve"> </w:t>
      </w:r>
      <w:r w:rsidRPr="00F8582F">
        <w:t>e</w:t>
      </w:r>
      <w:r w:rsidRPr="00F8582F">
        <w:rPr>
          <w:spacing w:val="-15"/>
        </w:rPr>
        <w:t xml:space="preserve"> </w:t>
      </w:r>
      <w:r w:rsidRPr="00F8582F">
        <w:t>publicitar</w:t>
      </w:r>
      <w:r w:rsidRPr="00F8582F">
        <w:rPr>
          <w:spacing w:val="-16"/>
        </w:rPr>
        <w:t xml:space="preserve"> </w:t>
      </w:r>
      <w:r w:rsidRPr="00F8582F">
        <w:t>este</w:t>
      </w:r>
      <w:r w:rsidRPr="00F8582F">
        <w:rPr>
          <w:spacing w:val="-16"/>
        </w:rPr>
        <w:t xml:space="preserve"> </w:t>
      </w:r>
      <w:r w:rsidRPr="00F8582F">
        <w:t>trabalho</w:t>
      </w:r>
      <w:r w:rsidRPr="00F8582F">
        <w:rPr>
          <w:spacing w:val="-16"/>
        </w:rPr>
        <w:t xml:space="preserve"> </w:t>
      </w:r>
      <w:r w:rsidRPr="00F8582F">
        <w:t>através</w:t>
      </w:r>
      <w:r w:rsidRPr="00F8582F">
        <w:rPr>
          <w:spacing w:val="-15"/>
        </w:rPr>
        <w:t xml:space="preserve"> </w:t>
      </w:r>
      <w:r w:rsidRPr="00F8582F">
        <w:t>de</w:t>
      </w:r>
      <w:r w:rsidRPr="00F8582F">
        <w:rPr>
          <w:spacing w:val="-16"/>
        </w:rPr>
        <w:t xml:space="preserve"> </w:t>
      </w:r>
      <w:r w:rsidRPr="00F8582F">
        <w:t>quaisquer</w:t>
      </w:r>
      <w:r w:rsidRPr="00F8582F">
        <w:rPr>
          <w:spacing w:val="-16"/>
        </w:rPr>
        <w:t xml:space="preserve"> </w:t>
      </w:r>
      <w:r w:rsidRPr="00F8582F">
        <w:t>meios,</w:t>
      </w:r>
      <w:r w:rsidRPr="00F8582F">
        <w:rPr>
          <w:spacing w:val="-16"/>
        </w:rPr>
        <w:t xml:space="preserve"> </w:t>
      </w:r>
      <w:r w:rsidRPr="00F8582F">
        <w:t>de</w:t>
      </w:r>
      <w:r w:rsidRPr="00F8582F">
        <w:rPr>
          <w:spacing w:val="-15"/>
        </w:rPr>
        <w:t xml:space="preserve"> </w:t>
      </w:r>
      <w:r w:rsidRPr="00F8582F">
        <w:t>o</w:t>
      </w:r>
      <w:r w:rsidRPr="00F8582F">
        <w:rPr>
          <w:spacing w:val="-16"/>
        </w:rPr>
        <w:t xml:space="preserve"> </w:t>
      </w:r>
      <w:r w:rsidRPr="00F8582F">
        <w:t>divulgar através</w:t>
      </w:r>
      <w:r w:rsidRPr="00F8582F">
        <w:rPr>
          <w:spacing w:val="-11"/>
        </w:rPr>
        <w:t xml:space="preserve"> </w:t>
      </w:r>
      <w:r w:rsidRPr="00F8582F">
        <w:t>de</w:t>
      </w:r>
      <w:r w:rsidRPr="00F8582F">
        <w:rPr>
          <w:spacing w:val="-11"/>
        </w:rPr>
        <w:t xml:space="preserve"> </w:t>
      </w:r>
      <w:r w:rsidRPr="00F8582F">
        <w:t>repositórios</w:t>
      </w:r>
      <w:r w:rsidRPr="00F8582F">
        <w:rPr>
          <w:spacing w:val="-11"/>
        </w:rPr>
        <w:t xml:space="preserve"> </w:t>
      </w:r>
      <w:r w:rsidRPr="00F8582F">
        <w:t>científicos</w:t>
      </w:r>
      <w:r w:rsidRPr="00F8582F">
        <w:rPr>
          <w:spacing w:val="-11"/>
        </w:rPr>
        <w:t xml:space="preserve"> </w:t>
      </w:r>
      <w:r w:rsidRPr="00F8582F">
        <w:t>e</w:t>
      </w:r>
      <w:r w:rsidRPr="00F8582F">
        <w:rPr>
          <w:spacing w:val="-11"/>
        </w:rPr>
        <w:t xml:space="preserve"> </w:t>
      </w:r>
      <w:r w:rsidRPr="00F8582F">
        <w:t>de</w:t>
      </w:r>
      <w:r w:rsidRPr="00F8582F">
        <w:rPr>
          <w:spacing w:val="-10"/>
        </w:rPr>
        <w:t xml:space="preserve"> </w:t>
      </w:r>
      <w:r w:rsidRPr="00F8582F">
        <w:t>admitir</w:t>
      </w:r>
      <w:r w:rsidRPr="00F8582F">
        <w:rPr>
          <w:spacing w:val="-11"/>
        </w:rPr>
        <w:t xml:space="preserve"> </w:t>
      </w:r>
      <w:r w:rsidRPr="00F8582F">
        <w:t>a</w:t>
      </w:r>
      <w:r w:rsidRPr="00F8582F">
        <w:rPr>
          <w:spacing w:val="-11"/>
        </w:rPr>
        <w:t xml:space="preserve"> </w:t>
      </w:r>
      <w:r w:rsidRPr="00F8582F">
        <w:t>sua</w:t>
      </w:r>
      <w:r w:rsidRPr="00F8582F">
        <w:rPr>
          <w:spacing w:val="-11"/>
        </w:rPr>
        <w:t xml:space="preserve"> </w:t>
      </w:r>
      <w:r w:rsidRPr="00F8582F">
        <w:t>cópia</w:t>
      </w:r>
      <w:r w:rsidRPr="00F8582F">
        <w:rPr>
          <w:spacing w:val="-11"/>
        </w:rPr>
        <w:t xml:space="preserve"> </w:t>
      </w:r>
      <w:r w:rsidRPr="00F8582F">
        <w:t>e</w:t>
      </w:r>
      <w:r w:rsidRPr="00F8582F">
        <w:rPr>
          <w:spacing w:val="-11"/>
        </w:rPr>
        <w:t xml:space="preserve"> </w:t>
      </w:r>
      <w:r w:rsidRPr="00F8582F">
        <w:t>distribuição</w:t>
      </w:r>
      <w:r w:rsidRPr="00F8582F">
        <w:rPr>
          <w:spacing w:val="-10"/>
        </w:rPr>
        <w:t xml:space="preserve"> </w:t>
      </w:r>
      <w:r w:rsidRPr="00F8582F">
        <w:t>com</w:t>
      </w:r>
      <w:r w:rsidRPr="00F8582F">
        <w:rPr>
          <w:spacing w:val="-11"/>
        </w:rPr>
        <w:t xml:space="preserve"> </w:t>
      </w:r>
      <w:r w:rsidRPr="00F8582F">
        <w:t>objetivos</w:t>
      </w:r>
      <w:r w:rsidRPr="00F8582F">
        <w:rPr>
          <w:spacing w:val="-11"/>
        </w:rPr>
        <w:t xml:space="preserve"> </w:t>
      </w:r>
      <w:r w:rsidRPr="00F8582F">
        <w:t>não comerciais, desde que seja dado crédito ao</w:t>
      </w:r>
      <w:r w:rsidRPr="00F8582F">
        <w:rPr>
          <w:spacing w:val="-9"/>
        </w:rPr>
        <w:t xml:space="preserve"> </w:t>
      </w:r>
      <w:r w:rsidRPr="00F8582F">
        <w:rPr>
          <w:spacing w:val="-3"/>
        </w:rPr>
        <w:t>autor.</w:t>
      </w:r>
    </w:p>
    <w:p w14:paraId="5C5BBC0D" w14:textId="77777777" w:rsidR="001D5711" w:rsidRPr="00F8582F" w:rsidRDefault="001D5711">
      <w:pPr>
        <w:pStyle w:val="Corpodetexto"/>
        <w:rPr>
          <w:sz w:val="20"/>
        </w:rPr>
      </w:pPr>
    </w:p>
    <w:p w14:paraId="464A14ED" w14:textId="77777777" w:rsidR="001D5711" w:rsidRPr="00F8582F" w:rsidRDefault="001D5711">
      <w:pPr>
        <w:pStyle w:val="Corpodetexto"/>
        <w:rPr>
          <w:sz w:val="20"/>
        </w:rPr>
      </w:pPr>
    </w:p>
    <w:p w14:paraId="2311B44C" w14:textId="77777777" w:rsidR="001D5711" w:rsidRPr="00F8582F" w:rsidRDefault="001D5711">
      <w:pPr>
        <w:pStyle w:val="Corpodetexto"/>
        <w:rPr>
          <w:sz w:val="20"/>
        </w:rPr>
      </w:pPr>
    </w:p>
    <w:p w14:paraId="793E862C" w14:textId="77777777" w:rsidR="001D5711" w:rsidRPr="00F8582F" w:rsidRDefault="001D5711">
      <w:pPr>
        <w:pStyle w:val="Corpodetexto"/>
        <w:rPr>
          <w:sz w:val="20"/>
        </w:rPr>
      </w:pPr>
    </w:p>
    <w:p w14:paraId="6EAE3985" w14:textId="77777777" w:rsidR="001D5711" w:rsidRPr="00F8582F" w:rsidRDefault="001D5711">
      <w:pPr>
        <w:pStyle w:val="Corpodetexto"/>
        <w:rPr>
          <w:sz w:val="20"/>
        </w:rPr>
      </w:pPr>
    </w:p>
    <w:p w14:paraId="2CE1A6F8" w14:textId="77777777" w:rsidR="001D5711" w:rsidRPr="00F8582F" w:rsidRDefault="001D5711">
      <w:pPr>
        <w:pStyle w:val="Corpodetexto"/>
        <w:rPr>
          <w:sz w:val="20"/>
        </w:rPr>
      </w:pPr>
    </w:p>
    <w:p w14:paraId="67CF311D" w14:textId="73FD9AA7" w:rsidR="001D5711" w:rsidRPr="00F8582F" w:rsidRDefault="009108D5">
      <w:pPr>
        <w:pStyle w:val="Corpodetexto"/>
        <w:spacing w:before="8"/>
        <w:rPr>
          <w:sz w:val="19"/>
        </w:rPr>
      </w:pPr>
      <w:r w:rsidRPr="00F8582F">
        <w:rPr>
          <w:noProof/>
        </w:rPr>
        <mc:AlternateContent>
          <mc:Choice Requires="wps">
            <w:drawing>
              <wp:anchor distT="0" distB="0" distL="0" distR="0" simplePos="0" relativeHeight="487591424" behindDoc="1" locked="0" layoutInCell="1" allowOverlap="1" wp14:anchorId="54BE37C2" wp14:editId="4046B795">
                <wp:simplePos x="0" y="0"/>
                <wp:positionH relativeFrom="page">
                  <wp:posOffset>2996565</wp:posOffset>
                </wp:positionH>
                <wp:positionV relativeFrom="paragraph">
                  <wp:posOffset>172085</wp:posOffset>
                </wp:positionV>
                <wp:extent cx="1620520" cy="1270"/>
                <wp:effectExtent l="0" t="0" r="0" b="0"/>
                <wp:wrapTopAndBottom/>
                <wp:docPr id="756250119" name="Freeform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20520" cy="1270"/>
                        </a:xfrm>
                        <a:custGeom>
                          <a:avLst/>
                          <a:gdLst>
                            <a:gd name="T0" fmla="*/ 0 w 2552"/>
                            <a:gd name="T1" fmla="*/ 0 h 1270"/>
                            <a:gd name="T2" fmla="*/ 1619885 w 2552"/>
                            <a:gd name="T3" fmla="*/ 0 h 1270"/>
                            <a:gd name="T4" fmla="*/ 0 60000 65536"/>
                            <a:gd name="T5" fmla="*/ 0 60000 65536"/>
                          </a:gdLst>
                          <a:ahLst/>
                          <a:cxnLst>
                            <a:cxn ang="T4">
                              <a:pos x="T0" y="T1"/>
                            </a:cxn>
                            <a:cxn ang="T5">
                              <a:pos x="T2" y="T3"/>
                            </a:cxn>
                          </a:cxnLst>
                          <a:rect l="0" t="0" r="r" b="b"/>
                          <a:pathLst>
                            <a:path w="2552" h="1270">
                              <a:moveTo>
                                <a:pt x="0" y="0"/>
                              </a:moveTo>
                              <a:lnTo>
                                <a:pt x="2551" y="0"/>
                              </a:lnTo>
                            </a:path>
                          </a:pathLst>
                        </a:custGeom>
                        <a:noFill/>
                        <a:ln w="60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A4D0EA" id="Freeform 177" o:spid="_x0000_s1026" style="position:absolute;margin-left:235.95pt;margin-top:13.55pt;width:127.6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5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" path="m,l2551,e" filled="f" strokeweight=".16864mm">
                <v:path arrowok="t" o:connecttype="custom" o:connectlocs="0,0;1028626975,0" o:connectangles="0,0"/>
                <w10:wrap type="topAndBottom" anchorx="page"/>
              </v:shape>
            </w:pict>
          </mc:Fallback>
        </mc:AlternateContent>
      </w:r>
    </w:p>
    <w:p w14:paraId="129C0825" w14:textId="77777777" w:rsidR="001D5711" w:rsidRPr="00F8582F" w:rsidRDefault="00000000">
      <w:pPr>
        <w:pStyle w:val="Corpodetexto"/>
        <w:spacing w:before="67"/>
        <w:ind w:left="970" w:right="1055"/>
        <w:jc w:val="center"/>
      </w:pPr>
      <w:r w:rsidRPr="00F8582F">
        <w:t>(Assinatura)</w:t>
      </w:r>
    </w:p>
    <w:p w14:paraId="06F1286B" w14:textId="77777777" w:rsidR="001D5711" w:rsidRPr="00F8582F" w:rsidRDefault="001D5711">
      <w:pPr>
        <w:pStyle w:val="Corpodetexto"/>
        <w:rPr>
          <w:sz w:val="20"/>
        </w:rPr>
      </w:pPr>
    </w:p>
    <w:p w14:paraId="6CA85474" w14:textId="77777777" w:rsidR="001D5711" w:rsidRPr="00F8582F" w:rsidRDefault="001D5711">
      <w:pPr>
        <w:pStyle w:val="Corpodetexto"/>
        <w:rPr>
          <w:sz w:val="20"/>
        </w:rPr>
      </w:pPr>
    </w:p>
    <w:p w14:paraId="10BCE034" w14:textId="77777777" w:rsidR="001D5711" w:rsidRPr="00F8582F" w:rsidRDefault="001D5711">
      <w:pPr>
        <w:pStyle w:val="Corpodetexto"/>
        <w:rPr>
          <w:sz w:val="20"/>
        </w:rPr>
      </w:pPr>
    </w:p>
    <w:p w14:paraId="38F1DA52" w14:textId="77777777" w:rsidR="001D5711" w:rsidRPr="00F8582F" w:rsidRDefault="001D5711">
      <w:pPr>
        <w:pStyle w:val="Corpodetexto"/>
        <w:rPr>
          <w:sz w:val="18"/>
        </w:rPr>
      </w:pPr>
    </w:p>
    <w:p w14:paraId="182F3496" w14:textId="77777777" w:rsidR="001D5711" w:rsidRPr="00F8582F" w:rsidRDefault="001D5711">
      <w:pPr>
        <w:rPr>
          <w:rFonts w:ascii="TeXGyreHeros"/>
        </w:rPr>
        <w:sectPr w:rsidR="001D5711" w:rsidRPr="00F8582F" w:rsidSect="00B10DA6">
          <w:pgSz w:w="11910" w:h="16840"/>
          <w:pgMar w:top="1580" w:right="920" w:bottom="0" w:left="1100" w:header="720" w:footer="720" w:gutter="0"/>
          <w:cols w:space="720"/>
          <w:titlePg/>
          <w:docGrid w:linePitch="299"/>
        </w:sectPr>
      </w:pPr>
    </w:p>
    <w:p w14:paraId="6601187C" w14:textId="77777777" w:rsidR="001D5711" w:rsidRPr="00F8582F" w:rsidRDefault="001D5711">
      <w:pPr>
        <w:pStyle w:val="Corpodetexto"/>
        <w:rPr>
          <w:rFonts w:ascii="TeXGyreHeros"/>
          <w:b/>
          <w:sz w:val="20"/>
        </w:rPr>
      </w:pPr>
    </w:p>
    <w:p w14:paraId="53153D83" w14:textId="77777777" w:rsidR="001D5711" w:rsidRPr="00F8582F" w:rsidRDefault="001D5711">
      <w:pPr>
        <w:pStyle w:val="Corpodetexto"/>
        <w:rPr>
          <w:rFonts w:ascii="TeXGyreHeros"/>
          <w:b/>
          <w:sz w:val="20"/>
        </w:rPr>
      </w:pPr>
    </w:p>
    <w:p w14:paraId="70E5BD14" w14:textId="77777777" w:rsidR="001D5711" w:rsidRPr="00F8582F" w:rsidRDefault="001D5711">
      <w:pPr>
        <w:pStyle w:val="Corpodetexto"/>
        <w:rPr>
          <w:rFonts w:ascii="TeXGyreHeros"/>
          <w:b/>
          <w:sz w:val="20"/>
        </w:rPr>
      </w:pPr>
    </w:p>
    <w:p w14:paraId="38939716" w14:textId="77777777" w:rsidR="001D5711" w:rsidRPr="00F8582F" w:rsidRDefault="001D5711">
      <w:pPr>
        <w:pStyle w:val="Corpodetexto"/>
        <w:rPr>
          <w:rFonts w:ascii="TeXGyreHeros"/>
          <w:b/>
          <w:sz w:val="20"/>
        </w:rPr>
      </w:pPr>
    </w:p>
    <w:p w14:paraId="1117F359" w14:textId="77777777" w:rsidR="001D5711" w:rsidRPr="00F8582F" w:rsidRDefault="001D5711">
      <w:pPr>
        <w:pStyle w:val="Corpodetexto"/>
        <w:rPr>
          <w:rFonts w:ascii="TeXGyreHeros"/>
          <w:b/>
          <w:sz w:val="20"/>
        </w:rPr>
      </w:pPr>
    </w:p>
    <w:p w14:paraId="5EDF5454" w14:textId="77777777" w:rsidR="001D5711" w:rsidRPr="00F8582F" w:rsidRDefault="001D5711">
      <w:pPr>
        <w:pStyle w:val="Corpodetexto"/>
        <w:rPr>
          <w:rFonts w:ascii="TeXGyreHeros"/>
          <w:b/>
          <w:sz w:val="20"/>
        </w:rPr>
      </w:pPr>
    </w:p>
    <w:p w14:paraId="38B300CB" w14:textId="77777777" w:rsidR="001D5711" w:rsidRPr="00F8582F" w:rsidRDefault="001D5711">
      <w:pPr>
        <w:pStyle w:val="Corpodetexto"/>
        <w:rPr>
          <w:rFonts w:ascii="TeXGyreHeros"/>
          <w:b/>
          <w:sz w:val="20"/>
        </w:rPr>
      </w:pPr>
    </w:p>
    <w:p w14:paraId="46324343" w14:textId="77777777" w:rsidR="001D5711" w:rsidRPr="00F8582F" w:rsidRDefault="001D5711">
      <w:pPr>
        <w:pStyle w:val="Corpodetexto"/>
        <w:rPr>
          <w:rFonts w:ascii="TeXGyreHeros"/>
          <w:b/>
          <w:sz w:val="20"/>
        </w:rPr>
      </w:pPr>
    </w:p>
    <w:p w14:paraId="114B412D" w14:textId="77777777" w:rsidR="001D5711" w:rsidRPr="00F8582F" w:rsidRDefault="001D5711">
      <w:pPr>
        <w:pStyle w:val="Corpodetexto"/>
        <w:rPr>
          <w:rFonts w:ascii="TeXGyreHeros"/>
          <w:b/>
          <w:sz w:val="20"/>
        </w:rPr>
      </w:pPr>
    </w:p>
    <w:p w14:paraId="0F101B0A" w14:textId="77777777" w:rsidR="001D5711" w:rsidRPr="00F8582F" w:rsidRDefault="001D5711">
      <w:pPr>
        <w:pStyle w:val="Corpodetexto"/>
        <w:rPr>
          <w:rFonts w:ascii="TeXGyreHeros"/>
          <w:b/>
          <w:sz w:val="20"/>
        </w:rPr>
      </w:pPr>
    </w:p>
    <w:p w14:paraId="77EA113E" w14:textId="77777777" w:rsidR="001D5711" w:rsidRPr="00F8582F" w:rsidRDefault="001D5711">
      <w:pPr>
        <w:pStyle w:val="Corpodetexto"/>
        <w:rPr>
          <w:rFonts w:ascii="TeXGyreHeros"/>
          <w:b/>
          <w:sz w:val="20"/>
        </w:rPr>
      </w:pPr>
    </w:p>
    <w:p w14:paraId="69A463B8" w14:textId="77777777" w:rsidR="001D5711" w:rsidRPr="00F8582F" w:rsidRDefault="001D5711">
      <w:pPr>
        <w:pStyle w:val="Corpodetexto"/>
        <w:rPr>
          <w:rFonts w:ascii="TeXGyreHeros"/>
          <w:b/>
          <w:sz w:val="20"/>
        </w:rPr>
      </w:pPr>
    </w:p>
    <w:p w14:paraId="62926EC5" w14:textId="77777777" w:rsidR="001D5711" w:rsidRPr="00F8582F" w:rsidRDefault="001D5711">
      <w:pPr>
        <w:pStyle w:val="Corpodetexto"/>
        <w:rPr>
          <w:rFonts w:ascii="TeXGyreHeros"/>
          <w:b/>
          <w:sz w:val="20"/>
        </w:rPr>
      </w:pPr>
    </w:p>
    <w:p w14:paraId="26B06F1C" w14:textId="77777777" w:rsidR="001D5711" w:rsidRPr="00F8582F" w:rsidRDefault="001D5711">
      <w:pPr>
        <w:pStyle w:val="Corpodetexto"/>
        <w:rPr>
          <w:rFonts w:ascii="TeXGyreHeros"/>
          <w:b/>
          <w:sz w:val="20"/>
        </w:rPr>
      </w:pPr>
    </w:p>
    <w:p w14:paraId="59A33C18" w14:textId="77777777" w:rsidR="001D5711" w:rsidRPr="00F8582F" w:rsidRDefault="001D5711">
      <w:pPr>
        <w:pStyle w:val="Corpodetexto"/>
        <w:rPr>
          <w:rFonts w:ascii="TeXGyreHeros"/>
          <w:b/>
          <w:sz w:val="20"/>
        </w:rPr>
      </w:pPr>
    </w:p>
    <w:p w14:paraId="66454407" w14:textId="77777777" w:rsidR="001D5711" w:rsidRPr="00F8582F" w:rsidRDefault="001D5711">
      <w:pPr>
        <w:pStyle w:val="Corpodetexto"/>
        <w:rPr>
          <w:rFonts w:ascii="TeXGyreHeros"/>
          <w:b/>
          <w:sz w:val="20"/>
        </w:rPr>
      </w:pPr>
    </w:p>
    <w:p w14:paraId="0A4F9C2F" w14:textId="77777777" w:rsidR="001D5711" w:rsidRPr="00F8582F" w:rsidRDefault="001D5711">
      <w:pPr>
        <w:pStyle w:val="Corpodetexto"/>
        <w:rPr>
          <w:rFonts w:ascii="TeXGyreHeros"/>
          <w:b/>
          <w:sz w:val="20"/>
        </w:rPr>
      </w:pPr>
    </w:p>
    <w:p w14:paraId="2B27702C" w14:textId="77777777" w:rsidR="001D5711" w:rsidRPr="00F8582F" w:rsidRDefault="001D5711">
      <w:pPr>
        <w:pStyle w:val="Corpodetexto"/>
        <w:rPr>
          <w:rFonts w:ascii="TeXGyreHeros"/>
          <w:b/>
          <w:sz w:val="20"/>
        </w:rPr>
      </w:pPr>
    </w:p>
    <w:p w14:paraId="23070B32" w14:textId="77777777" w:rsidR="001D5711" w:rsidRPr="00F8582F" w:rsidRDefault="001D5711">
      <w:pPr>
        <w:pStyle w:val="Corpodetexto"/>
        <w:rPr>
          <w:rFonts w:ascii="TeXGyreHeros"/>
          <w:b/>
          <w:sz w:val="20"/>
        </w:rPr>
      </w:pPr>
    </w:p>
    <w:p w14:paraId="60455461" w14:textId="77777777" w:rsidR="001D5711" w:rsidRPr="00F8582F" w:rsidRDefault="001D5711">
      <w:pPr>
        <w:pStyle w:val="Corpodetexto"/>
        <w:rPr>
          <w:rFonts w:ascii="TeXGyreHeros"/>
          <w:b/>
          <w:sz w:val="20"/>
        </w:rPr>
      </w:pPr>
    </w:p>
    <w:p w14:paraId="5EC2F78F" w14:textId="77777777" w:rsidR="001D5711" w:rsidRPr="00F8582F" w:rsidRDefault="001D5711">
      <w:pPr>
        <w:pStyle w:val="Corpodetexto"/>
        <w:rPr>
          <w:rFonts w:ascii="TeXGyreHeros"/>
          <w:b/>
          <w:sz w:val="20"/>
        </w:rPr>
      </w:pPr>
    </w:p>
    <w:p w14:paraId="78A01F7C" w14:textId="77777777" w:rsidR="001D5711" w:rsidRPr="00F8582F" w:rsidRDefault="001D5711">
      <w:pPr>
        <w:pStyle w:val="Corpodetexto"/>
        <w:rPr>
          <w:rFonts w:ascii="TeXGyreHeros"/>
          <w:b/>
          <w:sz w:val="20"/>
        </w:rPr>
      </w:pPr>
    </w:p>
    <w:p w14:paraId="31E4BF86" w14:textId="77777777" w:rsidR="001D5711" w:rsidRPr="00F8582F" w:rsidRDefault="001D5711">
      <w:pPr>
        <w:pStyle w:val="Corpodetexto"/>
        <w:rPr>
          <w:rFonts w:ascii="TeXGyreHeros"/>
          <w:b/>
          <w:sz w:val="20"/>
        </w:rPr>
      </w:pPr>
    </w:p>
    <w:p w14:paraId="2F944BAD" w14:textId="77777777" w:rsidR="001D5711" w:rsidRPr="00F8582F" w:rsidRDefault="001D5711">
      <w:pPr>
        <w:pStyle w:val="Corpodetexto"/>
        <w:rPr>
          <w:rFonts w:ascii="TeXGyreHeros"/>
          <w:b/>
          <w:sz w:val="20"/>
        </w:rPr>
      </w:pPr>
    </w:p>
    <w:p w14:paraId="6727F713" w14:textId="77777777" w:rsidR="001D5711" w:rsidRPr="00F8582F" w:rsidRDefault="001D5711">
      <w:pPr>
        <w:pStyle w:val="Corpodetexto"/>
        <w:rPr>
          <w:rFonts w:ascii="TeXGyreHeros"/>
          <w:b/>
          <w:sz w:val="20"/>
        </w:rPr>
      </w:pPr>
    </w:p>
    <w:p w14:paraId="033E7BD5" w14:textId="77777777" w:rsidR="001D5711" w:rsidRPr="00F8582F" w:rsidRDefault="001D5711">
      <w:pPr>
        <w:pStyle w:val="Corpodetexto"/>
        <w:rPr>
          <w:rFonts w:ascii="TeXGyreHeros"/>
          <w:b/>
          <w:sz w:val="20"/>
        </w:rPr>
      </w:pPr>
    </w:p>
    <w:p w14:paraId="0F214B63" w14:textId="77777777" w:rsidR="001D5711" w:rsidRPr="00F8582F" w:rsidRDefault="001D5711">
      <w:pPr>
        <w:pStyle w:val="Corpodetexto"/>
        <w:rPr>
          <w:rFonts w:ascii="TeXGyreHeros"/>
          <w:b/>
          <w:sz w:val="20"/>
        </w:rPr>
      </w:pPr>
    </w:p>
    <w:p w14:paraId="0B55C081" w14:textId="77777777" w:rsidR="001D5711" w:rsidRPr="00F8582F" w:rsidRDefault="001D5711">
      <w:pPr>
        <w:pStyle w:val="Corpodetexto"/>
        <w:rPr>
          <w:rFonts w:ascii="TeXGyreHeros"/>
          <w:b/>
          <w:sz w:val="20"/>
        </w:rPr>
      </w:pPr>
    </w:p>
    <w:p w14:paraId="73C6CD6E" w14:textId="77777777" w:rsidR="001D5711" w:rsidRPr="00F8582F" w:rsidRDefault="001D5711">
      <w:pPr>
        <w:pStyle w:val="Corpodetexto"/>
        <w:rPr>
          <w:rFonts w:ascii="TeXGyreHeros"/>
          <w:b/>
          <w:sz w:val="20"/>
        </w:rPr>
      </w:pPr>
    </w:p>
    <w:p w14:paraId="2CC3FA7C" w14:textId="77777777" w:rsidR="001D5711" w:rsidRPr="00F8582F" w:rsidRDefault="001D5711">
      <w:pPr>
        <w:pStyle w:val="Corpodetexto"/>
        <w:rPr>
          <w:rFonts w:ascii="TeXGyreHeros"/>
          <w:b/>
          <w:sz w:val="20"/>
        </w:rPr>
      </w:pPr>
    </w:p>
    <w:p w14:paraId="756D34BF" w14:textId="77777777" w:rsidR="001D5711" w:rsidRPr="00F8582F" w:rsidRDefault="001D5711">
      <w:pPr>
        <w:pStyle w:val="Corpodetexto"/>
        <w:rPr>
          <w:rFonts w:ascii="TeXGyreHeros"/>
          <w:b/>
          <w:sz w:val="20"/>
        </w:rPr>
      </w:pPr>
    </w:p>
    <w:p w14:paraId="798D6B16" w14:textId="77777777" w:rsidR="001D5711" w:rsidRPr="00F8582F" w:rsidRDefault="001D5711">
      <w:pPr>
        <w:pStyle w:val="Corpodetexto"/>
        <w:rPr>
          <w:rFonts w:ascii="TeXGyreHeros"/>
          <w:b/>
          <w:sz w:val="20"/>
        </w:rPr>
      </w:pPr>
    </w:p>
    <w:p w14:paraId="415213D1" w14:textId="77777777" w:rsidR="001D5711" w:rsidRPr="00F8582F" w:rsidRDefault="001D5711">
      <w:pPr>
        <w:pStyle w:val="Corpodetexto"/>
        <w:rPr>
          <w:rFonts w:ascii="TeXGyreHeros"/>
          <w:b/>
          <w:sz w:val="20"/>
        </w:rPr>
      </w:pPr>
    </w:p>
    <w:p w14:paraId="04CF1744" w14:textId="77777777" w:rsidR="001D5711" w:rsidRPr="00F8582F" w:rsidRDefault="001D5711">
      <w:pPr>
        <w:pStyle w:val="Corpodetexto"/>
        <w:rPr>
          <w:rFonts w:ascii="TeXGyreHeros"/>
          <w:b/>
          <w:sz w:val="20"/>
        </w:rPr>
      </w:pPr>
    </w:p>
    <w:p w14:paraId="17BC331E" w14:textId="77777777" w:rsidR="001D5711" w:rsidRPr="00F8582F" w:rsidRDefault="001D5711">
      <w:pPr>
        <w:pStyle w:val="Corpodetexto"/>
        <w:rPr>
          <w:rFonts w:ascii="TeXGyreHeros"/>
          <w:b/>
          <w:sz w:val="20"/>
        </w:rPr>
      </w:pPr>
    </w:p>
    <w:p w14:paraId="2A01CE35" w14:textId="77777777" w:rsidR="001D5711" w:rsidRPr="00F8582F" w:rsidRDefault="001D5711">
      <w:pPr>
        <w:pStyle w:val="Corpodetexto"/>
        <w:rPr>
          <w:rFonts w:ascii="TeXGyreHeros"/>
          <w:b/>
          <w:sz w:val="20"/>
        </w:rPr>
      </w:pPr>
    </w:p>
    <w:p w14:paraId="22508599" w14:textId="77777777" w:rsidR="001D5711" w:rsidRPr="00F8582F" w:rsidRDefault="001D5711">
      <w:pPr>
        <w:pStyle w:val="Corpodetexto"/>
        <w:rPr>
          <w:rFonts w:ascii="TeXGyreHeros"/>
          <w:b/>
          <w:sz w:val="20"/>
        </w:rPr>
      </w:pPr>
    </w:p>
    <w:p w14:paraId="0621F6DB" w14:textId="77777777" w:rsidR="001D5711" w:rsidRPr="00F8582F" w:rsidRDefault="001D5711">
      <w:pPr>
        <w:pStyle w:val="Corpodetexto"/>
        <w:rPr>
          <w:rFonts w:ascii="TeXGyreHeros"/>
          <w:b/>
          <w:sz w:val="20"/>
        </w:rPr>
      </w:pPr>
    </w:p>
    <w:p w14:paraId="6007F2D8" w14:textId="77777777" w:rsidR="001D5711" w:rsidRPr="00F8582F" w:rsidRDefault="001D5711">
      <w:pPr>
        <w:pStyle w:val="Corpodetexto"/>
        <w:rPr>
          <w:rFonts w:ascii="TeXGyreHeros"/>
          <w:b/>
          <w:sz w:val="20"/>
        </w:rPr>
      </w:pPr>
    </w:p>
    <w:p w14:paraId="2BFC26A8" w14:textId="77777777" w:rsidR="001D5711" w:rsidRPr="00F8582F" w:rsidRDefault="001D5711">
      <w:pPr>
        <w:pStyle w:val="Corpodetexto"/>
        <w:rPr>
          <w:rFonts w:ascii="TeXGyreHeros"/>
          <w:b/>
          <w:sz w:val="20"/>
        </w:rPr>
      </w:pPr>
    </w:p>
    <w:p w14:paraId="0363BAE0" w14:textId="77777777" w:rsidR="001D5711" w:rsidRPr="00F8582F" w:rsidRDefault="001D5711">
      <w:pPr>
        <w:pStyle w:val="Corpodetexto"/>
        <w:rPr>
          <w:rFonts w:ascii="TeXGyreHeros"/>
          <w:b/>
          <w:sz w:val="20"/>
        </w:rPr>
      </w:pPr>
    </w:p>
    <w:p w14:paraId="2404CD90" w14:textId="77777777" w:rsidR="001D5711" w:rsidRPr="00F8582F" w:rsidRDefault="001D5711">
      <w:pPr>
        <w:pStyle w:val="Corpodetexto"/>
        <w:rPr>
          <w:rFonts w:ascii="TeXGyreHeros"/>
          <w:b/>
          <w:sz w:val="20"/>
        </w:rPr>
      </w:pPr>
    </w:p>
    <w:p w14:paraId="674ECAE7" w14:textId="77777777" w:rsidR="001D5711" w:rsidRPr="00F8582F" w:rsidRDefault="001D5711">
      <w:pPr>
        <w:pStyle w:val="Corpodetexto"/>
        <w:rPr>
          <w:rFonts w:ascii="TeXGyreHeros"/>
          <w:b/>
          <w:sz w:val="20"/>
        </w:rPr>
      </w:pPr>
    </w:p>
    <w:p w14:paraId="54CAE598" w14:textId="77777777" w:rsidR="001D5711" w:rsidRPr="00F8582F" w:rsidRDefault="001D5711">
      <w:pPr>
        <w:pStyle w:val="Corpodetexto"/>
        <w:rPr>
          <w:rFonts w:ascii="TeXGyreHeros"/>
          <w:b/>
          <w:sz w:val="20"/>
        </w:rPr>
      </w:pPr>
    </w:p>
    <w:p w14:paraId="06D6E4B8" w14:textId="77777777" w:rsidR="001D5711" w:rsidRPr="00F8582F" w:rsidRDefault="001D5711">
      <w:pPr>
        <w:pStyle w:val="Corpodetexto"/>
        <w:rPr>
          <w:rFonts w:ascii="TeXGyreHeros"/>
          <w:b/>
          <w:sz w:val="20"/>
        </w:rPr>
      </w:pPr>
    </w:p>
    <w:p w14:paraId="7D111AEA" w14:textId="77777777" w:rsidR="001D5711" w:rsidRPr="00F8582F" w:rsidRDefault="001D5711">
      <w:pPr>
        <w:pStyle w:val="Corpodetexto"/>
        <w:rPr>
          <w:rFonts w:ascii="TeXGyreHeros"/>
          <w:b/>
          <w:sz w:val="20"/>
        </w:rPr>
      </w:pPr>
    </w:p>
    <w:p w14:paraId="14428C6E" w14:textId="77777777" w:rsidR="001D5711" w:rsidRPr="00F8582F" w:rsidRDefault="001D5711">
      <w:pPr>
        <w:pStyle w:val="Corpodetexto"/>
        <w:spacing w:before="7"/>
        <w:rPr>
          <w:rFonts w:ascii="TeXGyreHeros"/>
          <w:b/>
          <w:sz w:val="19"/>
        </w:rPr>
      </w:pPr>
    </w:p>
    <w:p w14:paraId="480B50D3" w14:textId="4564A609" w:rsidR="001D5711" w:rsidRPr="00F8582F" w:rsidRDefault="001D5711" w:rsidP="00F8582F">
      <w:pPr>
        <w:pStyle w:val="Corpodetexto"/>
        <w:sectPr w:rsidR="001D5711" w:rsidRPr="00F8582F" w:rsidSect="00B10DA6">
          <w:pgSz w:w="11910" w:h="16840"/>
          <w:pgMar w:top="1580" w:right="920" w:bottom="0" w:left="1100" w:header="720" w:footer="720" w:gutter="0"/>
          <w:cols w:space="720"/>
          <w:titlePg/>
          <w:docGrid w:linePitch="299"/>
        </w:sectPr>
      </w:pPr>
    </w:p>
    <w:p w14:paraId="75288498" w14:textId="77777777" w:rsidR="001D5711" w:rsidRPr="00F8582F" w:rsidRDefault="001D5711">
      <w:pPr>
        <w:pStyle w:val="Corpodetexto"/>
        <w:rPr>
          <w:rFonts w:ascii="TeXGyreHeros"/>
          <w:b/>
          <w:sz w:val="20"/>
        </w:rPr>
      </w:pPr>
    </w:p>
    <w:p w14:paraId="2E73A22C" w14:textId="77777777" w:rsidR="001D5711" w:rsidRPr="00F8582F" w:rsidRDefault="001D5711">
      <w:pPr>
        <w:pStyle w:val="Corpodetexto"/>
        <w:rPr>
          <w:rFonts w:ascii="TeXGyreHeros"/>
          <w:b/>
          <w:sz w:val="20"/>
        </w:rPr>
      </w:pPr>
    </w:p>
    <w:p w14:paraId="25213B7E" w14:textId="77777777" w:rsidR="001D5711" w:rsidRPr="00F8582F" w:rsidRDefault="001D5711">
      <w:pPr>
        <w:pStyle w:val="Corpodetexto"/>
        <w:rPr>
          <w:rFonts w:ascii="TeXGyreHeros"/>
          <w:b/>
          <w:sz w:val="20"/>
        </w:rPr>
      </w:pPr>
    </w:p>
    <w:p w14:paraId="06F40B85" w14:textId="77777777" w:rsidR="001D5711" w:rsidRPr="00F8582F" w:rsidRDefault="001D5711">
      <w:pPr>
        <w:pStyle w:val="Corpodetexto"/>
        <w:rPr>
          <w:rFonts w:ascii="TeXGyreHeros"/>
          <w:b/>
          <w:sz w:val="20"/>
        </w:rPr>
      </w:pPr>
    </w:p>
    <w:p w14:paraId="5B6AB060" w14:textId="77777777" w:rsidR="001D5711" w:rsidRPr="00F8582F" w:rsidRDefault="001D5711">
      <w:pPr>
        <w:pStyle w:val="Corpodetexto"/>
        <w:rPr>
          <w:rFonts w:ascii="TeXGyreHeros"/>
          <w:b/>
          <w:sz w:val="20"/>
        </w:rPr>
      </w:pPr>
    </w:p>
    <w:p w14:paraId="26FD4285" w14:textId="77777777" w:rsidR="001D5711" w:rsidRPr="00F8582F" w:rsidRDefault="00000000">
      <w:pPr>
        <w:spacing w:before="266"/>
        <w:ind w:left="584"/>
        <w:rPr>
          <w:rFonts w:ascii="Arial"/>
          <w:sz w:val="49"/>
        </w:rPr>
      </w:pPr>
      <w:r w:rsidRPr="00F8582F">
        <w:rPr>
          <w:rFonts w:ascii="Arial"/>
          <w:sz w:val="49"/>
        </w:rPr>
        <w:t>Agradecimentos</w:t>
      </w:r>
    </w:p>
    <w:p w14:paraId="086906FF" w14:textId="77777777" w:rsidR="00912208" w:rsidRPr="00F8582F" w:rsidRDefault="00912208" w:rsidP="00912208">
      <w:pPr>
        <w:pStyle w:val="Corpodetexto"/>
        <w:rPr>
          <w:sz w:val="20"/>
        </w:rPr>
      </w:pPr>
    </w:p>
    <w:p w14:paraId="50B5F623" w14:textId="728C38B9" w:rsidR="00912208" w:rsidRPr="00F8582F" w:rsidRDefault="00912208" w:rsidP="00912208">
      <w:pPr>
        <w:pStyle w:val="Corpodetexto"/>
        <w:ind w:firstLine="584"/>
        <w:jc w:val="both"/>
      </w:pPr>
      <w:r w:rsidRPr="00F8582F">
        <w:t>Gostaria de expressar a minha mais profunda gratidão, em primeiro lugar, aos meus familiares e amigos. O vosso apoio incondicional e incentivo constante foram fundamentais ao longo desta jornada. A vossa presença foi uma fonte contínua de motivação e força, e sem vocês, este percurso teria sido muito mais difícil.</w:t>
      </w:r>
    </w:p>
    <w:p w14:paraId="6FB06B50" w14:textId="77777777" w:rsidR="00912208" w:rsidRPr="00F8582F" w:rsidRDefault="00912208" w:rsidP="00912208">
      <w:pPr>
        <w:pStyle w:val="Corpodetexto"/>
      </w:pPr>
    </w:p>
    <w:p w14:paraId="5E11CAA8" w14:textId="7FCB90AA" w:rsidR="00912208" w:rsidRPr="00F8582F" w:rsidRDefault="00912208" w:rsidP="00912208">
      <w:pPr>
        <w:pStyle w:val="Corpodetexto"/>
        <w:ind w:firstLine="584"/>
        <w:jc w:val="both"/>
      </w:pPr>
      <w:r w:rsidRPr="00F8582F">
        <w:t>Agradeço profundamente ao Professor Francisco Melo Pereira, cuja orientação e apoio</w:t>
      </w:r>
      <w:r w:rsidR="00E902E7" w:rsidRPr="00F8582F">
        <w:t xml:space="preserve"> que</w:t>
      </w:r>
      <w:r w:rsidRPr="00F8582F">
        <w:t xml:space="preserve"> foram inestimáveis no desenvolvimento deste projeto. A sua disponibilidade constante para prestar auxílio, a sua paciência e o seu vasto conhecimento foram cruciais para o sucesso deste trabalho. A sua orientação não só melhorou a qualidade do projeto, mas também enriqueceu a minha formação académica e profissional.</w:t>
      </w:r>
    </w:p>
    <w:p w14:paraId="6B986CC4" w14:textId="77777777" w:rsidR="00912208" w:rsidRPr="00F8582F" w:rsidRDefault="00912208" w:rsidP="00912208">
      <w:pPr>
        <w:pStyle w:val="Corpodetexto"/>
      </w:pPr>
    </w:p>
    <w:p w14:paraId="657CEC92" w14:textId="51917DF5" w:rsidR="001D5711" w:rsidRPr="00F8582F" w:rsidRDefault="00912208" w:rsidP="00912208">
      <w:pPr>
        <w:pStyle w:val="Corpodetexto"/>
        <w:ind w:firstLine="584"/>
        <w:jc w:val="both"/>
      </w:pPr>
      <w:r w:rsidRPr="00F8582F">
        <w:t xml:space="preserve">Desejo também expressar um sincero agradecimento ao Mestre Rui Mesquita. A sua generosa partilha de experiência e conhecimentos sobre equipamentos </w:t>
      </w:r>
      <w:proofErr w:type="spellStart"/>
      <w:r w:rsidRPr="00F8582F">
        <w:t>IoT</w:t>
      </w:r>
      <w:proofErr w:type="spellEnd"/>
      <w:r w:rsidRPr="00F8582F">
        <w:t xml:space="preserve"> e tecnologia </w:t>
      </w:r>
      <w:proofErr w:type="spellStart"/>
      <w:r w:rsidRPr="00F8582F">
        <w:t>LoRa</w:t>
      </w:r>
      <w:proofErr w:type="spellEnd"/>
      <w:r w:rsidRPr="00F8582F">
        <w:t xml:space="preserve"> foram de enorme valor para o avanço do projeto. A sua disponibilidade para discutir e esclarecer pontos fundamentais do trabalho foi essencial para a superação dos desafios encontrados. A sua contribuição foi, sem dúvida, um pilar importante para a concretização deste projeto.</w:t>
      </w:r>
    </w:p>
    <w:p w14:paraId="1AD7B6FC" w14:textId="77777777" w:rsidR="00912208" w:rsidRPr="00F8582F" w:rsidRDefault="00912208" w:rsidP="00912208">
      <w:pPr>
        <w:pStyle w:val="Corpodetexto"/>
        <w:ind w:firstLine="584"/>
      </w:pPr>
    </w:p>
    <w:p w14:paraId="32E89B63" w14:textId="03136A0A" w:rsidR="00912208" w:rsidRPr="00F8582F" w:rsidRDefault="00912208" w:rsidP="00912208">
      <w:pPr>
        <w:pStyle w:val="Corpodetexto"/>
        <w:ind w:firstLine="584"/>
        <w:jc w:val="both"/>
      </w:pPr>
      <w:r w:rsidRPr="00F8582F">
        <w:t>Gostaria também de dirigir uma palavra de agradecimento à minha turma, cujo apoio e camaradagem tornaram este percurso mais enriquecedor e gratificante. Em particular, desejo expressar a minha profunda gratidão ao meu colega Ricardo Fortuna, que esteve diretamente envolvido na produção deste projeto. O seu empenho, dedicação e colaboração foram essenciais para a concretização deste trabalho. O Ricardo demonstrou um notável espírito de equipa e profissionalismo, contribuindo significativamente para o sucesso do projeto. A todos, o meu mais sincero obrigado.</w:t>
      </w:r>
    </w:p>
    <w:p w14:paraId="7408E2AF" w14:textId="77777777" w:rsidR="00912208" w:rsidRPr="00F8582F" w:rsidRDefault="00912208" w:rsidP="00912208">
      <w:pPr>
        <w:pStyle w:val="Corpodetexto"/>
        <w:ind w:firstLine="584"/>
        <w:jc w:val="both"/>
      </w:pPr>
    </w:p>
    <w:p w14:paraId="6D8AF7BF" w14:textId="0CF36D96" w:rsidR="00912208" w:rsidRPr="00F8582F" w:rsidRDefault="00912208" w:rsidP="00912208">
      <w:pPr>
        <w:pStyle w:val="Corpodetexto"/>
        <w:ind w:firstLine="584"/>
        <w:jc w:val="both"/>
      </w:pPr>
      <w:r w:rsidRPr="00F8582F">
        <w:t>Gostaria de expressar</w:t>
      </w:r>
      <w:r w:rsidR="00E902E7" w:rsidRPr="00F8582F">
        <w:t xml:space="preserve"> ainda</w:t>
      </w:r>
      <w:r w:rsidRPr="00F8582F">
        <w:t xml:space="preserve"> um agradecimento especial aos Professores Doutorados Joel Guerreiro e Sílvia Pedro. Ao longo do curso, a vossa orientação, experiência e apoio foram fundamentais para o meu desenvolvimento académico e pessoal. A vossa dedicação e o compromisso em fornecer feedback construtivo e orientação contínua foram inestimáveis. A vossa disponibilidade para discutir ideias, esclarecer dúvidas e partilhar o vosso vasto conhecimento académico e profissional enriqueceram significativamente a minha aprendizagem. A vossa contribuição foi essencial para a concretização deste projeto e será sempre lembrada com grande apreço e gratidão.</w:t>
      </w:r>
    </w:p>
    <w:p w14:paraId="074F537A" w14:textId="77777777" w:rsidR="00912208" w:rsidRPr="00F8582F" w:rsidRDefault="00912208" w:rsidP="00912208">
      <w:pPr>
        <w:pStyle w:val="Corpodetexto"/>
        <w:ind w:firstLine="584"/>
        <w:jc w:val="both"/>
      </w:pPr>
    </w:p>
    <w:p w14:paraId="094210D1" w14:textId="77777777" w:rsidR="00912208" w:rsidRPr="00F8582F" w:rsidRDefault="00912208" w:rsidP="00912208">
      <w:pPr>
        <w:pStyle w:val="Corpodetexto"/>
        <w:ind w:firstLine="584"/>
        <w:jc w:val="both"/>
      </w:pPr>
    </w:p>
    <w:p w14:paraId="048C9095" w14:textId="77777777" w:rsidR="001D5711" w:rsidRPr="00F8582F" w:rsidRDefault="001D5711">
      <w:pPr>
        <w:pStyle w:val="Corpodetexto"/>
        <w:rPr>
          <w:sz w:val="20"/>
        </w:rPr>
      </w:pPr>
    </w:p>
    <w:p w14:paraId="7318E107" w14:textId="4A2B4795" w:rsidR="001D5711" w:rsidRPr="00F8582F" w:rsidRDefault="001D5711" w:rsidP="00F8582F">
      <w:pPr>
        <w:pStyle w:val="Corpodetexto"/>
        <w:jc w:val="right"/>
        <w:sectPr w:rsidR="001D5711" w:rsidRPr="00F8582F" w:rsidSect="00B10DA6">
          <w:pgSz w:w="11910" w:h="16840"/>
          <w:pgMar w:top="1580" w:right="920" w:bottom="0" w:left="1100" w:header="720" w:footer="720" w:gutter="0"/>
          <w:cols w:space="720"/>
          <w:titlePg/>
          <w:docGrid w:linePitch="299"/>
        </w:sectPr>
      </w:pPr>
    </w:p>
    <w:p w14:paraId="20F67308" w14:textId="77777777" w:rsidR="001D5711" w:rsidRPr="00F8582F" w:rsidRDefault="001D5711">
      <w:pPr>
        <w:pStyle w:val="Corpodetexto"/>
        <w:rPr>
          <w:sz w:val="20"/>
        </w:rPr>
      </w:pPr>
    </w:p>
    <w:p w14:paraId="29A7C416" w14:textId="77777777" w:rsidR="001D5711" w:rsidRPr="00F8582F" w:rsidRDefault="001D5711">
      <w:pPr>
        <w:pStyle w:val="Corpodetexto"/>
        <w:rPr>
          <w:sz w:val="20"/>
        </w:rPr>
      </w:pPr>
    </w:p>
    <w:p w14:paraId="241A5317" w14:textId="77777777" w:rsidR="001D5711" w:rsidRPr="00F8582F" w:rsidRDefault="001D5711">
      <w:pPr>
        <w:pStyle w:val="Corpodetexto"/>
        <w:rPr>
          <w:sz w:val="20"/>
        </w:rPr>
      </w:pPr>
    </w:p>
    <w:p w14:paraId="20F25DB1" w14:textId="77777777" w:rsidR="001D5711" w:rsidRPr="00F8582F" w:rsidRDefault="001D5711">
      <w:pPr>
        <w:pStyle w:val="Corpodetexto"/>
        <w:rPr>
          <w:sz w:val="20"/>
        </w:rPr>
      </w:pPr>
    </w:p>
    <w:p w14:paraId="0D011BF5" w14:textId="77777777" w:rsidR="001D5711" w:rsidRPr="00F8582F" w:rsidRDefault="001D5711">
      <w:pPr>
        <w:pStyle w:val="Corpodetexto"/>
        <w:rPr>
          <w:sz w:val="20"/>
        </w:rPr>
      </w:pPr>
    </w:p>
    <w:p w14:paraId="7E9A3282" w14:textId="77777777" w:rsidR="001D5711" w:rsidRPr="00F8582F" w:rsidRDefault="001D5711">
      <w:pPr>
        <w:pStyle w:val="Corpodetexto"/>
        <w:rPr>
          <w:sz w:val="20"/>
        </w:rPr>
      </w:pPr>
    </w:p>
    <w:p w14:paraId="7C90A161" w14:textId="77777777" w:rsidR="001D5711" w:rsidRPr="00F8582F" w:rsidRDefault="001D5711">
      <w:pPr>
        <w:pStyle w:val="Corpodetexto"/>
        <w:rPr>
          <w:sz w:val="20"/>
        </w:rPr>
      </w:pPr>
    </w:p>
    <w:p w14:paraId="538C05B1" w14:textId="77777777" w:rsidR="001D5711" w:rsidRPr="00F8582F" w:rsidRDefault="001D5711">
      <w:pPr>
        <w:pStyle w:val="Corpodetexto"/>
        <w:rPr>
          <w:sz w:val="20"/>
        </w:rPr>
      </w:pPr>
    </w:p>
    <w:p w14:paraId="3DC33017" w14:textId="77777777" w:rsidR="001D5711" w:rsidRPr="00F8582F" w:rsidRDefault="001D5711">
      <w:pPr>
        <w:pStyle w:val="Corpodetexto"/>
        <w:rPr>
          <w:sz w:val="20"/>
        </w:rPr>
      </w:pPr>
    </w:p>
    <w:p w14:paraId="0418C591" w14:textId="77777777" w:rsidR="001D5711" w:rsidRPr="00F8582F" w:rsidRDefault="001D5711">
      <w:pPr>
        <w:pStyle w:val="Corpodetexto"/>
        <w:rPr>
          <w:sz w:val="20"/>
        </w:rPr>
      </w:pPr>
    </w:p>
    <w:p w14:paraId="455FEBAC" w14:textId="77777777" w:rsidR="001D5711" w:rsidRPr="00F8582F" w:rsidRDefault="001D5711">
      <w:pPr>
        <w:pStyle w:val="Corpodetexto"/>
        <w:rPr>
          <w:sz w:val="20"/>
        </w:rPr>
      </w:pPr>
    </w:p>
    <w:p w14:paraId="0BE0EE78" w14:textId="77777777" w:rsidR="001D5711" w:rsidRPr="00F8582F" w:rsidRDefault="001D5711">
      <w:pPr>
        <w:pStyle w:val="Corpodetexto"/>
        <w:rPr>
          <w:sz w:val="20"/>
        </w:rPr>
      </w:pPr>
    </w:p>
    <w:p w14:paraId="4F2921EC" w14:textId="77777777" w:rsidR="001D5711" w:rsidRPr="00F8582F" w:rsidRDefault="001D5711">
      <w:pPr>
        <w:pStyle w:val="Corpodetexto"/>
        <w:rPr>
          <w:sz w:val="20"/>
        </w:rPr>
      </w:pPr>
    </w:p>
    <w:p w14:paraId="78073AA4" w14:textId="77777777" w:rsidR="001D5711" w:rsidRPr="00F8582F" w:rsidRDefault="001D5711">
      <w:pPr>
        <w:pStyle w:val="Corpodetexto"/>
        <w:rPr>
          <w:sz w:val="20"/>
        </w:rPr>
      </w:pPr>
    </w:p>
    <w:p w14:paraId="48619299" w14:textId="77777777" w:rsidR="001D5711" w:rsidRPr="00F8582F" w:rsidRDefault="001D5711">
      <w:pPr>
        <w:pStyle w:val="Corpodetexto"/>
        <w:rPr>
          <w:sz w:val="20"/>
        </w:rPr>
      </w:pPr>
    </w:p>
    <w:p w14:paraId="6241DC82" w14:textId="77777777" w:rsidR="001D5711" w:rsidRPr="00F8582F" w:rsidRDefault="001D5711">
      <w:pPr>
        <w:pStyle w:val="Corpodetexto"/>
        <w:rPr>
          <w:sz w:val="20"/>
        </w:rPr>
      </w:pPr>
    </w:p>
    <w:p w14:paraId="13B55AC5" w14:textId="77777777" w:rsidR="001D5711" w:rsidRPr="00F8582F" w:rsidRDefault="001D5711">
      <w:pPr>
        <w:pStyle w:val="Corpodetexto"/>
        <w:rPr>
          <w:sz w:val="20"/>
        </w:rPr>
      </w:pPr>
    </w:p>
    <w:p w14:paraId="2F67EE7D" w14:textId="77777777" w:rsidR="001D5711" w:rsidRPr="00F8582F" w:rsidRDefault="001D5711">
      <w:pPr>
        <w:pStyle w:val="Corpodetexto"/>
        <w:rPr>
          <w:sz w:val="20"/>
        </w:rPr>
      </w:pPr>
    </w:p>
    <w:p w14:paraId="413510B8" w14:textId="77777777" w:rsidR="001D5711" w:rsidRPr="00F8582F" w:rsidRDefault="001D5711">
      <w:pPr>
        <w:pStyle w:val="Corpodetexto"/>
        <w:rPr>
          <w:sz w:val="20"/>
        </w:rPr>
      </w:pPr>
    </w:p>
    <w:p w14:paraId="2BCF3E7C" w14:textId="77777777" w:rsidR="001D5711" w:rsidRPr="00F8582F" w:rsidRDefault="001D5711">
      <w:pPr>
        <w:pStyle w:val="Corpodetexto"/>
        <w:rPr>
          <w:sz w:val="20"/>
        </w:rPr>
      </w:pPr>
    </w:p>
    <w:p w14:paraId="489CD424" w14:textId="77777777" w:rsidR="001D5711" w:rsidRPr="00F8582F" w:rsidRDefault="001D5711">
      <w:pPr>
        <w:pStyle w:val="Corpodetexto"/>
        <w:rPr>
          <w:sz w:val="20"/>
        </w:rPr>
      </w:pPr>
    </w:p>
    <w:p w14:paraId="438352A7" w14:textId="77777777" w:rsidR="001D5711" w:rsidRPr="00F8582F" w:rsidRDefault="001D5711">
      <w:pPr>
        <w:pStyle w:val="Corpodetexto"/>
        <w:rPr>
          <w:sz w:val="20"/>
        </w:rPr>
      </w:pPr>
    </w:p>
    <w:p w14:paraId="2006A7E3" w14:textId="77777777" w:rsidR="001D5711" w:rsidRPr="00F8582F" w:rsidRDefault="001D5711">
      <w:pPr>
        <w:pStyle w:val="Corpodetexto"/>
        <w:rPr>
          <w:sz w:val="20"/>
        </w:rPr>
      </w:pPr>
    </w:p>
    <w:p w14:paraId="3A63736D" w14:textId="77777777" w:rsidR="001D5711" w:rsidRPr="00F8582F" w:rsidRDefault="001D5711">
      <w:pPr>
        <w:pStyle w:val="Corpodetexto"/>
        <w:rPr>
          <w:sz w:val="20"/>
        </w:rPr>
      </w:pPr>
    </w:p>
    <w:p w14:paraId="144FECC6" w14:textId="77777777" w:rsidR="001D5711" w:rsidRPr="00F8582F" w:rsidRDefault="001D5711">
      <w:pPr>
        <w:pStyle w:val="Corpodetexto"/>
        <w:rPr>
          <w:sz w:val="20"/>
        </w:rPr>
      </w:pPr>
    </w:p>
    <w:p w14:paraId="593B290B" w14:textId="77777777" w:rsidR="001D5711" w:rsidRPr="00F8582F" w:rsidRDefault="001D5711">
      <w:pPr>
        <w:pStyle w:val="Corpodetexto"/>
        <w:rPr>
          <w:sz w:val="20"/>
        </w:rPr>
      </w:pPr>
    </w:p>
    <w:p w14:paraId="4DA25EEA" w14:textId="77777777" w:rsidR="001D5711" w:rsidRPr="00F8582F" w:rsidRDefault="001D5711">
      <w:pPr>
        <w:pStyle w:val="Corpodetexto"/>
        <w:rPr>
          <w:sz w:val="20"/>
        </w:rPr>
      </w:pPr>
    </w:p>
    <w:p w14:paraId="692021A1" w14:textId="77777777" w:rsidR="001D5711" w:rsidRPr="00F8582F" w:rsidRDefault="001D5711">
      <w:pPr>
        <w:pStyle w:val="Corpodetexto"/>
        <w:rPr>
          <w:sz w:val="20"/>
        </w:rPr>
      </w:pPr>
    </w:p>
    <w:p w14:paraId="10B7098A" w14:textId="77777777" w:rsidR="001D5711" w:rsidRPr="00F8582F" w:rsidRDefault="001D5711">
      <w:pPr>
        <w:pStyle w:val="Corpodetexto"/>
        <w:rPr>
          <w:sz w:val="20"/>
        </w:rPr>
      </w:pPr>
    </w:p>
    <w:p w14:paraId="58F5A3C3" w14:textId="77777777" w:rsidR="001D5711" w:rsidRPr="00F8582F" w:rsidRDefault="001D5711">
      <w:pPr>
        <w:pStyle w:val="Corpodetexto"/>
        <w:rPr>
          <w:sz w:val="20"/>
        </w:rPr>
      </w:pPr>
    </w:p>
    <w:p w14:paraId="62984542" w14:textId="77777777" w:rsidR="001D5711" w:rsidRPr="00F8582F" w:rsidRDefault="001D5711">
      <w:pPr>
        <w:pStyle w:val="Corpodetexto"/>
        <w:rPr>
          <w:sz w:val="20"/>
        </w:rPr>
      </w:pPr>
    </w:p>
    <w:p w14:paraId="06A5D184" w14:textId="77777777" w:rsidR="001D5711" w:rsidRPr="00F8582F" w:rsidRDefault="001D5711">
      <w:pPr>
        <w:pStyle w:val="Corpodetexto"/>
        <w:rPr>
          <w:sz w:val="20"/>
        </w:rPr>
      </w:pPr>
    </w:p>
    <w:p w14:paraId="226374F2" w14:textId="77777777" w:rsidR="001D5711" w:rsidRPr="00F8582F" w:rsidRDefault="001D5711">
      <w:pPr>
        <w:pStyle w:val="Corpodetexto"/>
        <w:rPr>
          <w:sz w:val="20"/>
        </w:rPr>
      </w:pPr>
    </w:p>
    <w:p w14:paraId="5C8A2009" w14:textId="77777777" w:rsidR="001D5711" w:rsidRPr="00F8582F" w:rsidRDefault="001D5711">
      <w:pPr>
        <w:pStyle w:val="Corpodetexto"/>
        <w:rPr>
          <w:sz w:val="20"/>
        </w:rPr>
      </w:pPr>
    </w:p>
    <w:p w14:paraId="39FBD4FC" w14:textId="77777777" w:rsidR="001D5711" w:rsidRPr="00F8582F" w:rsidRDefault="001D5711">
      <w:pPr>
        <w:pStyle w:val="Corpodetexto"/>
        <w:rPr>
          <w:sz w:val="20"/>
        </w:rPr>
      </w:pPr>
    </w:p>
    <w:p w14:paraId="0D26879D" w14:textId="77777777" w:rsidR="001D5711" w:rsidRPr="00F8582F" w:rsidRDefault="001D5711">
      <w:pPr>
        <w:pStyle w:val="Corpodetexto"/>
        <w:rPr>
          <w:sz w:val="20"/>
        </w:rPr>
      </w:pPr>
    </w:p>
    <w:p w14:paraId="1A2D5121" w14:textId="77777777" w:rsidR="001D5711" w:rsidRPr="00F8582F" w:rsidRDefault="001D5711">
      <w:pPr>
        <w:pStyle w:val="Corpodetexto"/>
        <w:rPr>
          <w:sz w:val="20"/>
        </w:rPr>
      </w:pPr>
    </w:p>
    <w:p w14:paraId="578E1037" w14:textId="77777777" w:rsidR="001D5711" w:rsidRPr="00F8582F" w:rsidRDefault="001D5711">
      <w:pPr>
        <w:pStyle w:val="Corpodetexto"/>
        <w:rPr>
          <w:sz w:val="20"/>
        </w:rPr>
      </w:pPr>
    </w:p>
    <w:p w14:paraId="0010F4C9" w14:textId="77777777" w:rsidR="001D5711" w:rsidRPr="00F8582F" w:rsidRDefault="001D5711">
      <w:pPr>
        <w:pStyle w:val="Corpodetexto"/>
        <w:rPr>
          <w:sz w:val="20"/>
        </w:rPr>
      </w:pPr>
    </w:p>
    <w:p w14:paraId="258B7E97" w14:textId="77777777" w:rsidR="001D5711" w:rsidRPr="00F8582F" w:rsidRDefault="001D5711">
      <w:pPr>
        <w:pStyle w:val="Corpodetexto"/>
        <w:rPr>
          <w:sz w:val="20"/>
        </w:rPr>
      </w:pPr>
    </w:p>
    <w:p w14:paraId="738429D7" w14:textId="77777777" w:rsidR="001D5711" w:rsidRPr="00F8582F" w:rsidRDefault="001D5711">
      <w:pPr>
        <w:pStyle w:val="Corpodetexto"/>
        <w:rPr>
          <w:sz w:val="20"/>
        </w:rPr>
      </w:pPr>
    </w:p>
    <w:p w14:paraId="3046136B" w14:textId="77777777" w:rsidR="001D5711" w:rsidRPr="00F8582F" w:rsidRDefault="001D5711">
      <w:pPr>
        <w:pStyle w:val="Corpodetexto"/>
        <w:rPr>
          <w:sz w:val="20"/>
        </w:rPr>
      </w:pPr>
    </w:p>
    <w:p w14:paraId="0B63C285" w14:textId="77777777" w:rsidR="001D5711" w:rsidRPr="00F8582F" w:rsidRDefault="001D5711">
      <w:pPr>
        <w:pStyle w:val="Corpodetexto"/>
        <w:rPr>
          <w:sz w:val="20"/>
        </w:rPr>
      </w:pPr>
    </w:p>
    <w:p w14:paraId="0D2A2935" w14:textId="77777777" w:rsidR="001D5711" w:rsidRPr="00F8582F" w:rsidRDefault="001D5711">
      <w:pPr>
        <w:pStyle w:val="Corpodetexto"/>
        <w:rPr>
          <w:sz w:val="20"/>
        </w:rPr>
      </w:pPr>
    </w:p>
    <w:p w14:paraId="257B9545" w14:textId="77777777" w:rsidR="001D5711" w:rsidRPr="00F8582F" w:rsidRDefault="001D5711">
      <w:pPr>
        <w:pStyle w:val="Corpodetexto"/>
        <w:rPr>
          <w:sz w:val="20"/>
        </w:rPr>
      </w:pPr>
    </w:p>
    <w:p w14:paraId="0C4324C3" w14:textId="77777777" w:rsidR="001D5711" w:rsidRPr="00F8582F" w:rsidRDefault="001D5711">
      <w:pPr>
        <w:pStyle w:val="Corpodetexto"/>
        <w:rPr>
          <w:sz w:val="20"/>
        </w:rPr>
      </w:pPr>
    </w:p>
    <w:p w14:paraId="0986FD0E" w14:textId="77777777" w:rsidR="00492EE5" w:rsidRPr="00F8582F" w:rsidRDefault="00492EE5">
      <w:pPr>
        <w:pStyle w:val="Corpodetexto"/>
        <w:rPr>
          <w:sz w:val="20"/>
        </w:rPr>
      </w:pPr>
    </w:p>
    <w:p w14:paraId="06D29B09" w14:textId="77777777" w:rsidR="00492EE5" w:rsidRPr="00F8582F" w:rsidRDefault="00492EE5">
      <w:pPr>
        <w:pStyle w:val="Corpodetexto"/>
        <w:rPr>
          <w:sz w:val="20"/>
        </w:rPr>
      </w:pPr>
    </w:p>
    <w:p w14:paraId="7FC2B7FB" w14:textId="77777777" w:rsidR="00492EE5" w:rsidRPr="00F8582F" w:rsidRDefault="00492EE5">
      <w:pPr>
        <w:pStyle w:val="Corpodetexto"/>
        <w:rPr>
          <w:sz w:val="20"/>
        </w:rPr>
      </w:pPr>
    </w:p>
    <w:p w14:paraId="18FD48D2" w14:textId="77777777" w:rsidR="00492EE5" w:rsidRPr="00F8582F" w:rsidRDefault="00492EE5">
      <w:pPr>
        <w:pStyle w:val="Corpodetexto"/>
        <w:rPr>
          <w:sz w:val="20"/>
        </w:rPr>
      </w:pPr>
    </w:p>
    <w:p w14:paraId="6129AF02" w14:textId="77777777" w:rsidR="00492EE5" w:rsidRPr="00F8582F" w:rsidRDefault="00492EE5">
      <w:pPr>
        <w:pStyle w:val="Corpodetexto"/>
        <w:rPr>
          <w:sz w:val="20"/>
        </w:rPr>
      </w:pPr>
    </w:p>
    <w:p w14:paraId="03B9FE82" w14:textId="77777777" w:rsidR="00492EE5" w:rsidRPr="00F8582F" w:rsidRDefault="00492EE5">
      <w:pPr>
        <w:pStyle w:val="Corpodetexto"/>
        <w:rPr>
          <w:sz w:val="20"/>
        </w:rPr>
      </w:pPr>
    </w:p>
    <w:p w14:paraId="7A1307E4" w14:textId="77777777" w:rsidR="00492EE5" w:rsidRPr="00F8582F" w:rsidRDefault="00492EE5">
      <w:pPr>
        <w:pStyle w:val="Corpodetexto"/>
        <w:rPr>
          <w:sz w:val="20"/>
        </w:rPr>
      </w:pPr>
    </w:p>
    <w:p w14:paraId="1774FC43" w14:textId="77777777" w:rsidR="00492EE5" w:rsidRPr="00F8582F" w:rsidRDefault="00492EE5">
      <w:pPr>
        <w:pStyle w:val="Corpodetexto"/>
        <w:rPr>
          <w:sz w:val="20"/>
        </w:rPr>
      </w:pPr>
    </w:p>
    <w:p w14:paraId="21E96B80" w14:textId="77777777" w:rsidR="00492EE5" w:rsidRPr="00F8582F" w:rsidRDefault="00492EE5">
      <w:pPr>
        <w:pStyle w:val="Corpodetexto"/>
        <w:rPr>
          <w:sz w:val="20"/>
        </w:rPr>
      </w:pPr>
    </w:p>
    <w:p w14:paraId="7F28522C" w14:textId="77777777" w:rsidR="00492EE5" w:rsidRPr="00F8582F" w:rsidRDefault="00492EE5">
      <w:pPr>
        <w:pStyle w:val="Corpodetexto"/>
        <w:rPr>
          <w:sz w:val="20"/>
        </w:rPr>
      </w:pPr>
    </w:p>
    <w:p w14:paraId="3987630C" w14:textId="77777777" w:rsidR="00492EE5" w:rsidRPr="00F8582F" w:rsidRDefault="00492EE5">
      <w:pPr>
        <w:pStyle w:val="Corpodetexto"/>
        <w:rPr>
          <w:sz w:val="20"/>
        </w:rPr>
      </w:pPr>
    </w:p>
    <w:p w14:paraId="06E60E7B" w14:textId="77777777" w:rsidR="001D5711" w:rsidRPr="00F8582F" w:rsidRDefault="001D5711">
      <w:pPr>
        <w:pStyle w:val="Corpodetexto"/>
        <w:rPr>
          <w:sz w:val="22"/>
        </w:rPr>
      </w:pPr>
    </w:p>
    <w:p w14:paraId="42C63CA8" w14:textId="476B5651" w:rsidR="001D5711" w:rsidRPr="00F8582F" w:rsidRDefault="001D5711" w:rsidP="002C0E54">
      <w:pPr>
        <w:pStyle w:val="Corpodetexto"/>
      </w:pPr>
    </w:p>
    <w:p w14:paraId="4A11C6CE" w14:textId="77777777" w:rsidR="001D5711" w:rsidRPr="00F8582F" w:rsidRDefault="001D5711">
      <w:pPr>
        <w:rPr>
          <w:rFonts w:ascii="TeXGyreHeros"/>
        </w:rPr>
        <w:sectPr w:rsidR="001D5711" w:rsidRPr="00F8582F" w:rsidSect="00B10DA6">
          <w:pgSz w:w="11910" w:h="16840"/>
          <w:pgMar w:top="1340" w:right="920" w:bottom="0" w:left="1100" w:header="720" w:footer="720" w:gutter="0"/>
          <w:cols w:space="720"/>
          <w:titlePg/>
          <w:docGrid w:linePitch="299"/>
        </w:sectPr>
      </w:pPr>
    </w:p>
    <w:p w14:paraId="2704BB82" w14:textId="77777777" w:rsidR="001D5711" w:rsidRPr="00F8582F" w:rsidRDefault="001D5711">
      <w:pPr>
        <w:pStyle w:val="Corpodetexto"/>
        <w:spacing w:before="13"/>
        <w:rPr>
          <w:rFonts w:ascii="TeXGyreHeros"/>
          <w:b/>
          <w:sz w:val="13"/>
        </w:rPr>
      </w:pPr>
    </w:p>
    <w:p w14:paraId="7B9A2890" w14:textId="77777777" w:rsidR="001D5711" w:rsidRPr="00F8582F" w:rsidRDefault="001D5711">
      <w:pPr>
        <w:rPr>
          <w:rFonts w:ascii="TeXGyreHeros"/>
          <w:sz w:val="13"/>
        </w:rPr>
        <w:sectPr w:rsidR="001D5711" w:rsidRPr="00F8582F" w:rsidSect="00B10DA6">
          <w:pgSz w:w="11910" w:h="16840"/>
          <w:pgMar w:top="1580" w:right="920" w:bottom="280" w:left="1100" w:header="720" w:footer="720" w:gutter="0"/>
          <w:cols w:space="720"/>
          <w:titlePg/>
          <w:docGrid w:linePitch="299"/>
        </w:sectPr>
      </w:pPr>
    </w:p>
    <w:p w14:paraId="6413214F" w14:textId="77777777" w:rsidR="001D5711" w:rsidRPr="00F8582F" w:rsidRDefault="001D5711">
      <w:pPr>
        <w:pStyle w:val="Corpodetexto"/>
        <w:spacing w:before="13"/>
        <w:rPr>
          <w:rFonts w:ascii="TeXGyreHeros"/>
          <w:b/>
          <w:sz w:val="13"/>
        </w:rPr>
      </w:pPr>
    </w:p>
    <w:p w14:paraId="4CF1BD6C" w14:textId="77777777" w:rsidR="001D5711" w:rsidRPr="00F8582F" w:rsidRDefault="001D5711">
      <w:pPr>
        <w:rPr>
          <w:rFonts w:ascii="TeXGyreHeros"/>
          <w:sz w:val="13"/>
        </w:rPr>
        <w:sectPr w:rsidR="001D5711" w:rsidRPr="00F8582F" w:rsidSect="00B10DA6">
          <w:pgSz w:w="11910" w:h="16840"/>
          <w:pgMar w:top="1580" w:right="920" w:bottom="280" w:left="1100" w:header="720" w:footer="720" w:gutter="0"/>
          <w:cols w:space="720"/>
          <w:titlePg/>
          <w:docGrid w:linePitch="299"/>
        </w:sectPr>
      </w:pPr>
    </w:p>
    <w:p w14:paraId="70FCBD63" w14:textId="77777777" w:rsidR="001D5711" w:rsidRPr="00F8582F" w:rsidRDefault="001D5711">
      <w:pPr>
        <w:pStyle w:val="Corpodetexto"/>
        <w:rPr>
          <w:rFonts w:ascii="TeXGyreHeros"/>
          <w:b/>
          <w:sz w:val="20"/>
        </w:rPr>
      </w:pPr>
    </w:p>
    <w:p w14:paraId="2AFA610C" w14:textId="77777777" w:rsidR="001D5711" w:rsidRPr="00F8582F" w:rsidRDefault="001D5711">
      <w:pPr>
        <w:pStyle w:val="Corpodetexto"/>
        <w:rPr>
          <w:rFonts w:ascii="TeXGyreHeros"/>
          <w:b/>
          <w:sz w:val="20"/>
        </w:rPr>
      </w:pPr>
    </w:p>
    <w:p w14:paraId="6269DA5B" w14:textId="77777777" w:rsidR="001D5711" w:rsidRPr="00F8582F" w:rsidRDefault="001D5711">
      <w:pPr>
        <w:pStyle w:val="Corpodetexto"/>
        <w:rPr>
          <w:rFonts w:ascii="TeXGyreHeros"/>
          <w:b/>
          <w:sz w:val="20"/>
        </w:rPr>
      </w:pPr>
    </w:p>
    <w:p w14:paraId="11EABC76" w14:textId="77777777" w:rsidR="001D5711" w:rsidRPr="00F8582F" w:rsidRDefault="001D5711">
      <w:pPr>
        <w:pStyle w:val="Corpodetexto"/>
        <w:rPr>
          <w:rFonts w:ascii="TeXGyreHeros"/>
          <w:b/>
          <w:sz w:val="20"/>
        </w:rPr>
      </w:pPr>
    </w:p>
    <w:p w14:paraId="754CC7D1" w14:textId="77777777" w:rsidR="001D5711" w:rsidRPr="00F8582F" w:rsidRDefault="001D5711">
      <w:pPr>
        <w:pStyle w:val="Corpodetexto"/>
        <w:rPr>
          <w:rFonts w:ascii="TeXGyreHeros"/>
          <w:b/>
          <w:sz w:val="20"/>
        </w:rPr>
      </w:pPr>
    </w:p>
    <w:p w14:paraId="1D9A8BAC" w14:textId="77777777" w:rsidR="001D5711" w:rsidRPr="00F8582F" w:rsidRDefault="00000000">
      <w:pPr>
        <w:spacing w:before="263"/>
        <w:ind w:left="600"/>
        <w:rPr>
          <w:rFonts w:ascii="Arial"/>
          <w:sz w:val="49"/>
        </w:rPr>
      </w:pPr>
      <w:r w:rsidRPr="00F8582F">
        <w:rPr>
          <w:rFonts w:ascii="Arial"/>
          <w:sz w:val="49"/>
        </w:rPr>
        <w:t>Resumo</w:t>
      </w:r>
    </w:p>
    <w:p w14:paraId="5E09F1DF" w14:textId="77777777" w:rsidR="005E20A7" w:rsidRPr="00F8582F" w:rsidRDefault="005E20A7" w:rsidP="005E20A7">
      <w:pPr>
        <w:pStyle w:val="Corpodetexto"/>
        <w:ind w:firstLine="600"/>
      </w:pPr>
    </w:p>
    <w:p w14:paraId="736EEA9E" w14:textId="560B1342" w:rsidR="005E20A7" w:rsidRPr="00F8582F" w:rsidRDefault="005E20A7" w:rsidP="0066293C">
      <w:pPr>
        <w:pStyle w:val="Corpodetexto"/>
        <w:ind w:firstLine="600"/>
        <w:jc w:val="both"/>
      </w:pPr>
      <w:r w:rsidRPr="00F8582F">
        <w:t xml:space="preserve">Este relatório detalha o desenvolvimento de um sistema inovador de monitorização de quedas utilizando a plataforma </w:t>
      </w:r>
      <w:proofErr w:type="spellStart"/>
      <w:r w:rsidRPr="00F8582F">
        <w:t>Arduino</w:t>
      </w:r>
      <w:proofErr w:type="spellEnd"/>
      <w:r w:rsidRPr="00F8582F">
        <w:t xml:space="preserve"> com tecnologia </w:t>
      </w:r>
      <w:proofErr w:type="spellStart"/>
      <w:r w:rsidRPr="00F8582F">
        <w:t>LoRaWAN</w:t>
      </w:r>
      <w:proofErr w:type="spellEnd"/>
      <w:r w:rsidRPr="00F8582F">
        <w:t>. O projeto surgiu da necessidade pre</w:t>
      </w:r>
      <w:r w:rsidR="00020EC9" w:rsidRPr="00F8582F">
        <w:t>s</w:t>
      </w:r>
      <w:r w:rsidRPr="00F8582F">
        <w:t>ente de melhorar a segurança de idosos e turistas, focando na deteção de quedas e na emissão de alertas contendo coordenadas precisas do local do incidente.</w:t>
      </w:r>
    </w:p>
    <w:p w14:paraId="012B929C" w14:textId="77777777" w:rsidR="005E20A7" w:rsidRPr="00F8582F" w:rsidRDefault="005E20A7" w:rsidP="0066293C">
      <w:pPr>
        <w:pStyle w:val="Corpodetexto"/>
        <w:jc w:val="both"/>
      </w:pPr>
    </w:p>
    <w:p w14:paraId="7FA40AAA" w14:textId="4844631A" w:rsidR="005E20A7" w:rsidRPr="00F8582F" w:rsidRDefault="005E20A7" w:rsidP="0066293C">
      <w:pPr>
        <w:pStyle w:val="Corpodetexto"/>
        <w:ind w:firstLine="600"/>
        <w:jc w:val="both"/>
      </w:pPr>
      <w:r w:rsidRPr="00F8582F">
        <w:t xml:space="preserve">O sistema utiliza um giroscópio para detetar quedas e um módulo GPS para obter as coordenadas geográficas exatas. A escolha do </w:t>
      </w:r>
      <w:proofErr w:type="spellStart"/>
      <w:r w:rsidRPr="00F8582F">
        <w:t>Arduino</w:t>
      </w:r>
      <w:proofErr w:type="spellEnd"/>
      <w:r w:rsidRPr="00F8582F">
        <w:t xml:space="preserve"> como base do sistema deve</w:t>
      </w:r>
      <w:r w:rsidR="00020EC9" w:rsidRPr="00F8582F">
        <w:t>-se</w:t>
      </w:r>
      <w:r w:rsidRPr="00F8582F">
        <w:t xml:space="preserve"> à sua acessibilidade </w:t>
      </w:r>
      <w:r w:rsidR="00995689" w:rsidRPr="00F8582F">
        <w:t>económica</w:t>
      </w:r>
      <w:r w:rsidRPr="00F8582F">
        <w:t xml:space="preserve"> e à versatilidade para integração de sensores e comunicação sem fio via </w:t>
      </w:r>
      <w:proofErr w:type="spellStart"/>
      <w:r w:rsidRPr="00F8582F">
        <w:t>LoRaWAN</w:t>
      </w:r>
      <w:proofErr w:type="spellEnd"/>
      <w:r w:rsidRPr="00F8582F">
        <w:t>, que oferece ampla cobertura e baixo consumo de energia.</w:t>
      </w:r>
    </w:p>
    <w:p w14:paraId="533A0B1A" w14:textId="77777777" w:rsidR="005E20A7" w:rsidRPr="00F8582F" w:rsidRDefault="005E20A7" w:rsidP="0066293C">
      <w:pPr>
        <w:pStyle w:val="Corpodetexto"/>
        <w:jc w:val="both"/>
      </w:pPr>
    </w:p>
    <w:p w14:paraId="74C8C6AC" w14:textId="77777777" w:rsidR="005E20A7" w:rsidRPr="00F8582F" w:rsidRDefault="005E20A7" w:rsidP="0066293C">
      <w:pPr>
        <w:pStyle w:val="Corpodetexto"/>
        <w:ind w:firstLine="600"/>
        <w:jc w:val="both"/>
      </w:pPr>
      <w:r w:rsidRPr="00F8582F">
        <w:t>A relevância deste projeto reside na capacidade de oferecer uma solução escalável e acessível, aproveitando a inovação tecnológica para promover a segurança em comunidades diversas. Além de melhorar a resposta a emergências, o sistema visa fortalecer a segurança pessoal e otimizar a utilização dos recursos de assistência em situações críticas.</w:t>
      </w:r>
    </w:p>
    <w:p w14:paraId="557AB9B5" w14:textId="77777777" w:rsidR="005E20A7" w:rsidRPr="00F8582F" w:rsidRDefault="005E20A7" w:rsidP="0066293C">
      <w:pPr>
        <w:pStyle w:val="Corpodetexto"/>
        <w:jc w:val="both"/>
      </w:pPr>
    </w:p>
    <w:p w14:paraId="42B21600" w14:textId="60332D18" w:rsidR="001D5711" w:rsidRPr="00F8582F" w:rsidRDefault="005E20A7" w:rsidP="0066293C">
      <w:pPr>
        <w:pStyle w:val="Corpodetexto"/>
        <w:ind w:firstLine="600"/>
        <w:jc w:val="both"/>
        <w:rPr>
          <w:sz w:val="28"/>
        </w:rPr>
      </w:pPr>
      <w:r w:rsidRPr="00F8582F">
        <w:t>Este relatório descreve os componentes técnicos do sistema, os métodos de implementação, os resultados esperados e as potenciais contribuições para a segurança e o bem-estar de populações vulneráveis. O trabalho também discute as implicações éticas e sociais da tecnologia de monitorização de quedas, destacando seu impacto positivo no setor de cuidados e na gestão de emergências em ambientes comunitários.</w:t>
      </w:r>
    </w:p>
    <w:p w14:paraId="43881B88" w14:textId="77777777" w:rsidR="001D5711" w:rsidRPr="00F8582F" w:rsidRDefault="001D5711">
      <w:pPr>
        <w:pStyle w:val="Corpodetexto"/>
        <w:rPr>
          <w:sz w:val="28"/>
        </w:rPr>
      </w:pPr>
    </w:p>
    <w:p w14:paraId="57950D51" w14:textId="77777777" w:rsidR="001D5711" w:rsidRPr="00F8582F" w:rsidRDefault="001D5711">
      <w:pPr>
        <w:pStyle w:val="Corpodetexto"/>
        <w:rPr>
          <w:sz w:val="28"/>
        </w:rPr>
      </w:pPr>
    </w:p>
    <w:p w14:paraId="0C2CBF42" w14:textId="77777777" w:rsidR="001D5711" w:rsidRPr="00F8582F" w:rsidRDefault="001D5711">
      <w:pPr>
        <w:pStyle w:val="Corpodetexto"/>
        <w:rPr>
          <w:sz w:val="28"/>
        </w:rPr>
      </w:pPr>
    </w:p>
    <w:p w14:paraId="2BB210DC" w14:textId="77777777" w:rsidR="001D5711" w:rsidRPr="00F8582F" w:rsidRDefault="001D5711">
      <w:pPr>
        <w:pStyle w:val="Corpodetexto"/>
        <w:rPr>
          <w:sz w:val="28"/>
        </w:rPr>
      </w:pPr>
    </w:p>
    <w:p w14:paraId="693D7F24" w14:textId="77777777" w:rsidR="001D5711" w:rsidRPr="00F8582F" w:rsidRDefault="001D5711">
      <w:pPr>
        <w:pStyle w:val="Corpodetexto"/>
        <w:rPr>
          <w:sz w:val="28"/>
        </w:rPr>
      </w:pPr>
    </w:p>
    <w:p w14:paraId="77438342" w14:textId="77777777" w:rsidR="001D5711" w:rsidRPr="00F8582F" w:rsidRDefault="001D5711">
      <w:pPr>
        <w:pStyle w:val="Corpodetexto"/>
        <w:rPr>
          <w:sz w:val="28"/>
        </w:rPr>
      </w:pPr>
    </w:p>
    <w:p w14:paraId="740F6C7D" w14:textId="77777777" w:rsidR="001D5711" w:rsidRPr="00F8582F" w:rsidRDefault="001D5711">
      <w:pPr>
        <w:pStyle w:val="Corpodetexto"/>
        <w:rPr>
          <w:sz w:val="28"/>
        </w:rPr>
      </w:pPr>
    </w:p>
    <w:p w14:paraId="0EC1FECF" w14:textId="77777777" w:rsidR="001D5711" w:rsidRPr="00F8582F" w:rsidRDefault="001D5711">
      <w:pPr>
        <w:pStyle w:val="Corpodetexto"/>
        <w:rPr>
          <w:sz w:val="28"/>
        </w:rPr>
      </w:pPr>
    </w:p>
    <w:p w14:paraId="4359075E" w14:textId="77777777" w:rsidR="001D5711" w:rsidRPr="00F8582F" w:rsidRDefault="001D5711">
      <w:pPr>
        <w:pStyle w:val="Corpodetexto"/>
        <w:rPr>
          <w:sz w:val="28"/>
        </w:rPr>
      </w:pPr>
    </w:p>
    <w:p w14:paraId="497C7584" w14:textId="77777777" w:rsidR="001D5711" w:rsidRPr="00F8582F" w:rsidRDefault="001D5711">
      <w:pPr>
        <w:pStyle w:val="Corpodetexto"/>
        <w:rPr>
          <w:sz w:val="28"/>
        </w:rPr>
      </w:pPr>
    </w:p>
    <w:p w14:paraId="46B53706" w14:textId="77777777" w:rsidR="001D5711" w:rsidRPr="00F8582F" w:rsidRDefault="001D5711">
      <w:pPr>
        <w:pStyle w:val="Corpodetexto"/>
        <w:rPr>
          <w:sz w:val="28"/>
        </w:rPr>
      </w:pPr>
    </w:p>
    <w:p w14:paraId="310CB480" w14:textId="77777777" w:rsidR="001D5711" w:rsidRPr="00F8582F" w:rsidRDefault="001D5711">
      <w:pPr>
        <w:pStyle w:val="Corpodetexto"/>
        <w:rPr>
          <w:sz w:val="28"/>
        </w:rPr>
      </w:pPr>
    </w:p>
    <w:p w14:paraId="4F756BBD" w14:textId="77777777" w:rsidR="001D5711" w:rsidRPr="00F8582F" w:rsidRDefault="001D5711">
      <w:pPr>
        <w:pStyle w:val="Corpodetexto"/>
        <w:spacing w:before="2"/>
        <w:rPr>
          <w:sz w:val="27"/>
        </w:rPr>
      </w:pPr>
    </w:p>
    <w:p w14:paraId="66B3184F" w14:textId="37070ADA" w:rsidR="001D5711" w:rsidRPr="00F8582F" w:rsidRDefault="00000000" w:rsidP="005E20A7">
      <w:pPr>
        <w:ind w:left="567" w:firstLine="33"/>
        <w:rPr>
          <w:sz w:val="24"/>
        </w:rPr>
      </w:pPr>
      <w:r w:rsidRPr="00F8582F">
        <w:rPr>
          <w:b/>
          <w:sz w:val="24"/>
        </w:rPr>
        <w:t xml:space="preserve">Palavras-chave: </w:t>
      </w:r>
      <w:r w:rsidR="005E20A7" w:rsidRPr="00F8582F">
        <w:rPr>
          <w:sz w:val="24"/>
        </w:rPr>
        <w:t>Esp32</w:t>
      </w:r>
      <w:r w:rsidRPr="00F8582F">
        <w:rPr>
          <w:sz w:val="24"/>
        </w:rPr>
        <w:t>,</w:t>
      </w:r>
      <w:r w:rsidR="005E20A7" w:rsidRPr="00F8582F">
        <w:rPr>
          <w:sz w:val="24"/>
        </w:rPr>
        <w:t xml:space="preserve"> </w:t>
      </w:r>
      <w:proofErr w:type="spellStart"/>
      <w:r w:rsidR="005E20A7" w:rsidRPr="00F8582F">
        <w:rPr>
          <w:sz w:val="24"/>
        </w:rPr>
        <w:t>LoRaWan</w:t>
      </w:r>
      <w:proofErr w:type="spellEnd"/>
      <w:r w:rsidRPr="00F8582F">
        <w:rPr>
          <w:sz w:val="24"/>
        </w:rPr>
        <w:t>,</w:t>
      </w:r>
      <w:r w:rsidR="005E20A7" w:rsidRPr="00F8582F">
        <w:t xml:space="preserve"> </w:t>
      </w:r>
      <w:proofErr w:type="spellStart"/>
      <w:r w:rsidR="005E20A7" w:rsidRPr="00F8582F">
        <w:rPr>
          <w:sz w:val="24"/>
        </w:rPr>
        <w:t>Arduino</w:t>
      </w:r>
      <w:proofErr w:type="spellEnd"/>
      <w:r w:rsidRPr="00F8582F">
        <w:rPr>
          <w:sz w:val="24"/>
        </w:rPr>
        <w:t xml:space="preserve">, </w:t>
      </w:r>
      <w:proofErr w:type="spellStart"/>
      <w:r w:rsidR="005E20A7" w:rsidRPr="00F8582F">
        <w:rPr>
          <w:sz w:val="24"/>
        </w:rPr>
        <w:t>IoT</w:t>
      </w:r>
      <w:proofErr w:type="spellEnd"/>
    </w:p>
    <w:p w14:paraId="7FB8890E" w14:textId="77777777" w:rsidR="001D5711" w:rsidRPr="00F8582F" w:rsidRDefault="001D5711">
      <w:pPr>
        <w:pStyle w:val="Corpodetexto"/>
        <w:rPr>
          <w:sz w:val="20"/>
        </w:rPr>
      </w:pPr>
    </w:p>
    <w:p w14:paraId="656ECFAD" w14:textId="77777777" w:rsidR="001D5711" w:rsidRPr="00F8582F" w:rsidRDefault="001D5711">
      <w:pPr>
        <w:pStyle w:val="Corpodetexto"/>
        <w:rPr>
          <w:sz w:val="20"/>
        </w:rPr>
      </w:pPr>
    </w:p>
    <w:p w14:paraId="1F910E4C" w14:textId="5757BCAB" w:rsidR="00BD08BE" w:rsidRDefault="00F8582F">
      <w:pPr>
        <w:rPr>
          <w:sz w:val="20"/>
        </w:rPr>
      </w:pPr>
      <w:r w:rsidRPr="00F8582F">
        <w:rPr>
          <w:sz w:val="20"/>
        </w:rPr>
        <w:br w:type="page"/>
      </w:r>
    </w:p>
    <w:p w14:paraId="056D90C6" w14:textId="77777777" w:rsidR="001D5711" w:rsidRPr="00F8582F" w:rsidRDefault="001D5711" w:rsidP="00F8582F">
      <w:pPr>
        <w:rPr>
          <w:sz w:val="20"/>
          <w:szCs w:val="24"/>
        </w:rPr>
      </w:pPr>
    </w:p>
    <w:p w14:paraId="6AA520C1" w14:textId="77777777" w:rsidR="001D5711" w:rsidRPr="00F8582F" w:rsidRDefault="001D5711">
      <w:pPr>
        <w:pStyle w:val="Corpodetexto"/>
        <w:spacing w:before="13"/>
        <w:rPr>
          <w:rFonts w:ascii="TeXGyreHeros"/>
          <w:b/>
          <w:sz w:val="13"/>
        </w:rPr>
      </w:pPr>
    </w:p>
    <w:p w14:paraId="5BE67F5A" w14:textId="77777777" w:rsidR="001D5711" w:rsidRPr="00F8582F" w:rsidRDefault="001D5711">
      <w:pPr>
        <w:rPr>
          <w:rFonts w:ascii="TeXGyreHeros"/>
          <w:sz w:val="13"/>
        </w:rPr>
        <w:sectPr w:rsidR="001D5711" w:rsidRPr="00F8582F" w:rsidSect="00BD08BE">
          <w:pgSz w:w="11910" w:h="16840"/>
          <w:pgMar w:top="1580" w:right="920" w:bottom="280" w:left="1100" w:header="720" w:footer="720" w:gutter="0"/>
          <w:cols w:space="720"/>
          <w:titlePg/>
          <w:docGrid w:linePitch="299"/>
        </w:sectPr>
      </w:pPr>
    </w:p>
    <w:p w14:paraId="34B08779" w14:textId="77777777" w:rsidR="001D5711" w:rsidRPr="00F8582F" w:rsidRDefault="001D5711">
      <w:pPr>
        <w:pStyle w:val="Corpodetexto"/>
        <w:rPr>
          <w:rFonts w:ascii="TeXGyreHeros"/>
          <w:b/>
          <w:sz w:val="20"/>
        </w:rPr>
      </w:pPr>
    </w:p>
    <w:p w14:paraId="7349F662" w14:textId="77777777" w:rsidR="001D5711" w:rsidRPr="00F8582F" w:rsidRDefault="001D5711">
      <w:pPr>
        <w:pStyle w:val="Corpodetexto"/>
        <w:rPr>
          <w:rFonts w:ascii="TeXGyreHeros"/>
          <w:b/>
          <w:sz w:val="20"/>
        </w:rPr>
      </w:pPr>
    </w:p>
    <w:p w14:paraId="777E0E1A" w14:textId="77777777" w:rsidR="001D5711" w:rsidRPr="00F8582F" w:rsidRDefault="001D5711">
      <w:pPr>
        <w:pStyle w:val="Corpodetexto"/>
        <w:rPr>
          <w:rFonts w:ascii="TeXGyreHeros"/>
          <w:b/>
          <w:sz w:val="20"/>
        </w:rPr>
      </w:pPr>
    </w:p>
    <w:p w14:paraId="39EFE911" w14:textId="77777777" w:rsidR="001D5711" w:rsidRPr="00F8582F" w:rsidRDefault="001D5711">
      <w:pPr>
        <w:pStyle w:val="Corpodetexto"/>
        <w:rPr>
          <w:rFonts w:ascii="TeXGyreHeros"/>
          <w:b/>
          <w:sz w:val="20"/>
        </w:rPr>
      </w:pPr>
    </w:p>
    <w:p w14:paraId="43CD0120" w14:textId="77777777" w:rsidR="001D5711" w:rsidRPr="00F8582F" w:rsidRDefault="001D5711">
      <w:pPr>
        <w:pStyle w:val="Corpodetexto"/>
        <w:rPr>
          <w:rFonts w:ascii="TeXGyreHeros"/>
          <w:b/>
          <w:sz w:val="20"/>
        </w:rPr>
      </w:pPr>
    </w:p>
    <w:p w14:paraId="2AB0FB33" w14:textId="77777777" w:rsidR="001D5711" w:rsidRPr="00F8582F" w:rsidRDefault="001D5711">
      <w:pPr>
        <w:pStyle w:val="Corpodetexto"/>
        <w:spacing w:before="8"/>
        <w:rPr>
          <w:rFonts w:ascii="TeXGyreHeros"/>
          <w:b/>
          <w:sz w:val="20"/>
        </w:rPr>
      </w:pPr>
    </w:p>
    <w:p w14:paraId="62A18D72" w14:textId="77777777" w:rsidR="001D5711" w:rsidRPr="00F8582F" w:rsidRDefault="00000000">
      <w:pPr>
        <w:spacing w:before="113"/>
        <w:ind w:left="584"/>
        <w:rPr>
          <w:rFonts w:ascii="Arial"/>
          <w:sz w:val="49"/>
        </w:rPr>
      </w:pPr>
      <w:proofErr w:type="spellStart"/>
      <w:r w:rsidRPr="00F8582F">
        <w:rPr>
          <w:rFonts w:ascii="Arial"/>
          <w:sz w:val="49"/>
        </w:rPr>
        <w:t>Abstract</w:t>
      </w:r>
      <w:proofErr w:type="spellEnd"/>
    </w:p>
    <w:p w14:paraId="6ABC37E9" w14:textId="77777777" w:rsidR="001D5711" w:rsidRPr="00F8582F" w:rsidRDefault="001D5711">
      <w:pPr>
        <w:pStyle w:val="Corpodetexto"/>
        <w:spacing w:before="5"/>
        <w:rPr>
          <w:rFonts w:ascii="Arial"/>
          <w:sz w:val="70"/>
        </w:rPr>
      </w:pPr>
    </w:p>
    <w:p w14:paraId="527D5766" w14:textId="5707EB5D" w:rsidR="00912208" w:rsidRPr="00F8582F" w:rsidRDefault="00912208" w:rsidP="0066293C">
      <w:pPr>
        <w:pStyle w:val="Corpodetexto"/>
        <w:jc w:val="both"/>
      </w:pPr>
      <w:proofErr w:type="spellStart"/>
      <w:r w:rsidRPr="00F8582F">
        <w:t>This</w:t>
      </w:r>
      <w:proofErr w:type="spellEnd"/>
      <w:r w:rsidRPr="00F8582F">
        <w:t xml:space="preserve"> </w:t>
      </w:r>
      <w:proofErr w:type="spellStart"/>
      <w:r w:rsidRPr="00F8582F">
        <w:t>report</w:t>
      </w:r>
      <w:proofErr w:type="spellEnd"/>
      <w:r w:rsidRPr="00F8582F">
        <w:t xml:space="preserve"> </w:t>
      </w:r>
      <w:proofErr w:type="spellStart"/>
      <w:r w:rsidRPr="00F8582F">
        <w:t>details</w:t>
      </w:r>
      <w:proofErr w:type="spellEnd"/>
      <w:r w:rsidRPr="00F8582F">
        <w:t xml:space="preserve"> </w:t>
      </w:r>
      <w:proofErr w:type="spellStart"/>
      <w:r w:rsidRPr="00F8582F">
        <w:t>the</w:t>
      </w:r>
      <w:proofErr w:type="spellEnd"/>
      <w:r w:rsidRPr="00F8582F">
        <w:t xml:space="preserve"> </w:t>
      </w:r>
      <w:proofErr w:type="spellStart"/>
      <w:r w:rsidRPr="00F8582F">
        <w:t>development</w:t>
      </w:r>
      <w:proofErr w:type="spellEnd"/>
      <w:r w:rsidRPr="00F8582F">
        <w:t xml:space="preserve"> </w:t>
      </w:r>
      <w:proofErr w:type="spellStart"/>
      <w:r w:rsidRPr="00F8582F">
        <w:t>of</w:t>
      </w:r>
      <w:proofErr w:type="spellEnd"/>
      <w:r w:rsidRPr="00F8582F">
        <w:t xml:space="preserve"> </w:t>
      </w:r>
      <w:proofErr w:type="spellStart"/>
      <w:r w:rsidRPr="00F8582F">
        <w:t>an</w:t>
      </w:r>
      <w:proofErr w:type="spellEnd"/>
      <w:r w:rsidRPr="00F8582F">
        <w:t xml:space="preserve"> </w:t>
      </w:r>
      <w:proofErr w:type="spellStart"/>
      <w:r w:rsidRPr="00F8582F">
        <w:t>innovative</w:t>
      </w:r>
      <w:proofErr w:type="spellEnd"/>
      <w:r w:rsidRPr="00F8582F">
        <w:t xml:space="preserve"> </w:t>
      </w:r>
      <w:proofErr w:type="spellStart"/>
      <w:r w:rsidRPr="00F8582F">
        <w:t>fall</w:t>
      </w:r>
      <w:proofErr w:type="spellEnd"/>
      <w:r w:rsidRPr="00F8582F">
        <w:t xml:space="preserve"> </w:t>
      </w:r>
      <w:proofErr w:type="spellStart"/>
      <w:r w:rsidRPr="00F8582F">
        <w:t>monitoring</w:t>
      </w:r>
      <w:proofErr w:type="spellEnd"/>
      <w:r w:rsidRPr="00F8582F">
        <w:t xml:space="preserve"> </w:t>
      </w:r>
      <w:proofErr w:type="spellStart"/>
      <w:r w:rsidRPr="00F8582F">
        <w:t>system</w:t>
      </w:r>
      <w:proofErr w:type="spellEnd"/>
      <w:r w:rsidRPr="00F8582F">
        <w:t xml:space="preserve"> </w:t>
      </w:r>
      <w:proofErr w:type="spellStart"/>
      <w:r w:rsidRPr="00F8582F">
        <w:t>using</w:t>
      </w:r>
      <w:proofErr w:type="spellEnd"/>
      <w:r w:rsidRPr="00F8582F">
        <w:t xml:space="preserve"> </w:t>
      </w:r>
      <w:proofErr w:type="spellStart"/>
      <w:r w:rsidRPr="00F8582F">
        <w:t>Arduino</w:t>
      </w:r>
      <w:proofErr w:type="spellEnd"/>
      <w:r w:rsidRPr="00F8582F">
        <w:t xml:space="preserve"> </w:t>
      </w:r>
      <w:proofErr w:type="spellStart"/>
      <w:r w:rsidRPr="00F8582F">
        <w:t>with</w:t>
      </w:r>
      <w:proofErr w:type="spellEnd"/>
      <w:r w:rsidRPr="00F8582F">
        <w:t xml:space="preserve"> </w:t>
      </w:r>
      <w:proofErr w:type="spellStart"/>
      <w:r w:rsidRPr="00F8582F">
        <w:t>LoRaWAN</w:t>
      </w:r>
      <w:proofErr w:type="spellEnd"/>
      <w:r w:rsidRPr="00F8582F">
        <w:t xml:space="preserve"> </w:t>
      </w:r>
      <w:proofErr w:type="spellStart"/>
      <w:r w:rsidRPr="00F8582F">
        <w:t>technology</w:t>
      </w:r>
      <w:proofErr w:type="spellEnd"/>
      <w:r w:rsidRPr="00F8582F">
        <w:t xml:space="preserve">. </w:t>
      </w:r>
      <w:proofErr w:type="spellStart"/>
      <w:r w:rsidRPr="00F8582F">
        <w:t>The</w:t>
      </w:r>
      <w:proofErr w:type="spellEnd"/>
      <w:r w:rsidRPr="00F8582F">
        <w:t xml:space="preserve"> </w:t>
      </w:r>
      <w:proofErr w:type="spellStart"/>
      <w:r w:rsidRPr="00F8582F">
        <w:t>project</w:t>
      </w:r>
      <w:proofErr w:type="spellEnd"/>
      <w:r w:rsidRPr="00F8582F">
        <w:t xml:space="preserve"> </w:t>
      </w:r>
      <w:proofErr w:type="spellStart"/>
      <w:r w:rsidRPr="00F8582F">
        <w:t>arose</w:t>
      </w:r>
      <w:proofErr w:type="spellEnd"/>
      <w:r w:rsidRPr="00F8582F">
        <w:t xml:space="preserve"> </w:t>
      </w:r>
      <w:proofErr w:type="spellStart"/>
      <w:r w:rsidRPr="00F8582F">
        <w:t>from</w:t>
      </w:r>
      <w:proofErr w:type="spellEnd"/>
      <w:r w:rsidRPr="00F8582F">
        <w:t xml:space="preserve"> </w:t>
      </w:r>
      <w:proofErr w:type="spellStart"/>
      <w:r w:rsidRPr="00F8582F">
        <w:t>the</w:t>
      </w:r>
      <w:proofErr w:type="spellEnd"/>
      <w:r w:rsidRPr="00F8582F">
        <w:t xml:space="preserve"> pressing </w:t>
      </w:r>
      <w:proofErr w:type="spellStart"/>
      <w:r w:rsidRPr="00F8582F">
        <w:t>need</w:t>
      </w:r>
      <w:proofErr w:type="spellEnd"/>
      <w:r w:rsidRPr="00F8582F">
        <w:t xml:space="preserve"> to </w:t>
      </w:r>
      <w:proofErr w:type="spellStart"/>
      <w:r w:rsidRPr="00F8582F">
        <w:t>enhance</w:t>
      </w:r>
      <w:proofErr w:type="spellEnd"/>
      <w:r w:rsidRPr="00F8582F">
        <w:t xml:space="preserve"> </w:t>
      </w:r>
      <w:proofErr w:type="spellStart"/>
      <w:r w:rsidRPr="00F8582F">
        <w:t>the</w:t>
      </w:r>
      <w:proofErr w:type="spellEnd"/>
      <w:r w:rsidRPr="00F8582F">
        <w:t xml:space="preserve"> </w:t>
      </w:r>
      <w:proofErr w:type="spellStart"/>
      <w:r w:rsidRPr="00F8582F">
        <w:t>safety</w:t>
      </w:r>
      <w:proofErr w:type="spellEnd"/>
      <w:r w:rsidRPr="00F8582F">
        <w:t xml:space="preserve"> </w:t>
      </w:r>
      <w:proofErr w:type="spellStart"/>
      <w:r w:rsidRPr="00F8582F">
        <w:t>of</w:t>
      </w:r>
      <w:proofErr w:type="spellEnd"/>
      <w:r w:rsidRPr="00F8582F">
        <w:t xml:space="preserve"> </w:t>
      </w:r>
      <w:proofErr w:type="spellStart"/>
      <w:r w:rsidRPr="00F8582F">
        <w:t>elderly</w:t>
      </w:r>
      <w:proofErr w:type="spellEnd"/>
      <w:r w:rsidRPr="00F8582F">
        <w:t xml:space="preserve"> </w:t>
      </w:r>
      <w:proofErr w:type="spellStart"/>
      <w:r w:rsidRPr="00F8582F">
        <w:t>individuals</w:t>
      </w:r>
      <w:proofErr w:type="spellEnd"/>
      <w:r w:rsidRPr="00F8582F">
        <w:t xml:space="preserve"> </w:t>
      </w:r>
      <w:proofErr w:type="spellStart"/>
      <w:r w:rsidRPr="00F8582F">
        <w:t>and</w:t>
      </w:r>
      <w:proofErr w:type="spellEnd"/>
      <w:r w:rsidRPr="00F8582F">
        <w:t xml:space="preserve"> </w:t>
      </w:r>
      <w:proofErr w:type="spellStart"/>
      <w:r w:rsidRPr="00F8582F">
        <w:t>tourists</w:t>
      </w:r>
      <w:proofErr w:type="spellEnd"/>
      <w:r w:rsidRPr="00F8582F">
        <w:t xml:space="preserve"> </w:t>
      </w:r>
      <w:proofErr w:type="spellStart"/>
      <w:r w:rsidRPr="00F8582F">
        <w:t>by</w:t>
      </w:r>
      <w:proofErr w:type="spellEnd"/>
      <w:r w:rsidRPr="00F8582F">
        <w:t xml:space="preserve"> </w:t>
      </w:r>
      <w:proofErr w:type="spellStart"/>
      <w:r w:rsidRPr="00F8582F">
        <w:t>focusing</w:t>
      </w:r>
      <w:proofErr w:type="spellEnd"/>
      <w:r w:rsidRPr="00F8582F">
        <w:t xml:space="preserve"> </w:t>
      </w:r>
      <w:proofErr w:type="spellStart"/>
      <w:r w:rsidRPr="00F8582F">
        <w:t>on</w:t>
      </w:r>
      <w:proofErr w:type="spellEnd"/>
      <w:r w:rsidRPr="00F8582F">
        <w:t xml:space="preserve"> </w:t>
      </w:r>
      <w:r w:rsidR="00E902E7" w:rsidRPr="00F8582F">
        <w:t xml:space="preserve">fast </w:t>
      </w:r>
      <w:proofErr w:type="spellStart"/>
      <w:r w:rsidR="00E902E7" w:rsidRPr="00F8582F">
        <w:t>or</w:t>
      </w:r>
      <w:proofErr w:type="spellEnd"/>
      <w:r w:rsidR="00E902E7" w:rsidRPr="00F8582F">
        <w:t xml:space="preserve"> </w:t>
      </w:r>
      <w:proofErr w:type="spellStart"/>
      <w:r w:rsidR="00E902E7" w:rsidRPr="00F8582F">
        <w:t>quick</w:t>
      </w:r>
      <w:proofErr w:type="spellEnd"/>
      <w:r w:rsidR="00E902E7" w:rsidRPr="00F8582F">
        <w:t xml:space="preserve"> </w:t>
      </w:r>
      <w:proofErr w:type="spellStart"/>
      <w:r w:rsidR="00E902E7" w:rsidRPr="00F8582F">
        <w:t>fall</w:t>
      </w:r>
      <w:r w:rsidRPr="00F8582F">
        <w:t>detection</w:t>
      </w:r>
      <w:proofErr w:type="spellEnd"/>
      <w:r w:rsidRPr="00F8582F">
        <w:t xml:space="preserve"> </w:t>
      </w:r>
      <w:proofErr w:type="spellStart"/>
      <w:r w:rsidRPr="00F8582F">
        <w:t>and</w:t>
      </w:r>
      <w:proofErr w:type="spellEnd"/>
      <w:r w:rsidRPr="00F8582F">
        <w:t xml:space="preserve"> </w:t>
      </w:r>
      <w:proofErr w:type="spellStart"/>
      <w:r w:rsidRPr="00F8582F">
        <w:t>immediate</w:t>
      </w:r>
      <w:proofErr w:type="spellEnd"/>
      <w:r w:rsidRPr="00F8582F">
        <w:t xml:space="preserve"> </w:t>
      </w:r>
      <w:proofErr w:type="spellStart"/>
      <w:r w:rsidRPr="00F8582F">
        <w:t>alert</w:t>
      </w:r>
      <w:proofErr w:type="spellEnd"/>
      <w:r w:rsidRPr="00F8582F">
        <w:t xml:space="preserve"> </w:t>
      </w:r>
      <w:proofErr w:type="spellStart"/>
      <w:r w:rsidRPr="00F8582F">
        <w:t>dissemination</w:t>
      </w:r>
      <w:proofErr w:type="spellEnd"/>
      <w:r w:rsidRPr="00F8582F">
        <w:t xml:space="preserve"> </w:t>
      </w:r>
      <w:proofErr w:type="spellStart"/>
      <w:r w:rsidRPr="00F8582F">
        <w:t>with</w:t>
      </w:r>
      <w:proofErr w:type="spellEnd"/>
      <w:r w:rsidRPr="00F8582F">
        <w:t xml:space="preserve"> precise GPS </w:t>
      </w:r>
      <w:proofErr w:type="spellStart"/>
      <w:r w:rsidRPr="00F8582F">
        <w:t>coordinates</w:t>
      </w:r>
      <w:proofErr w:type="spellEnd"/>
      <w:r w:rsidRPr="00F8582F">
        <w:t>.</w:t>
      </w:r>
    </w:p>
    <w:p w14:paraId="2D8EB833" w14:textId="77777777" w:rsidR="00912208" w:rsidRPr="00F8582F" w:rsidRDefault="00912208" w:rsidP="0066293C">
      <w:pPr>
        <w:pStyle w:val="Corpodetexto"/>
        <w:jc w:val="both"/>
      </w:pPr>
    </w:p>
    <w:p w14:paraId="573D55B1" w14:textId="77777777" w:rsidR="00912208" w:rsidRPr="00F8582F" w:rsidRDefault="00912208" w:rsidP="0066293C">
      <w:pPr>
        <w:pStyle w:val="Corpodetexto"/>
        <w:jc w:val="both"/>
      </w:pPr>
      <w:proofErr w:type="spellStart"/>
      <w:r w:rsidRPr="00F8582F">
        <w:t>The</w:t>
      </w:r>
      <w:proofErr w:type="spellEnd"/>
      <w:r w:rsidRPr="00F8582F">
        <w:t xml:space="preserve"> </w:t>
      </w:r>
      <w:proofErr w:type="spellStart"/>
      <w:r w:rsidRPr="00F8582F">
        <w:t>system</w:t>
      </w:r>
      <w:proofErr w:type="spellEnd"/>
      <w:r w:rsidRPr="00F8582F">
        <w:t xml:space="preserve"> </w:t>
      </w:r>
      <w:proofErr w:type="spellStart"/>
      <w:r w:rsidRPr="00F8582F">
        <w:t>employs</w:t>
      </w:r>
      <w:proofErr w:type="spellEnd"/>
      <w:r w:rsidRPr="00F8582F">
        <w:t xml:space="preserve"> a </w:t>
      </w:r>
      <w:proofErr w:type="spellStart"/>
      <w:r w:rsidRPr="00F8582F">
        <w:t>gyroscope</w:t>
      </w:r>
      <w:proofErr w:type="spellEnd"/>
      <w:r w:rsidRPr="00F8582F">
        <w:t xml:space="preserve"> for </w:t>
      </w:r>
      <w:proofErr w:type="spellStart"/>
      <w:r w:rsidRPr="00F8582F">
        <w:t>fall</w:t>
      </w:r>
      <w:proofErr w:type="spellEnd"/>
      <w:r w:rsidRPr="00F8582F">
        <w:t xml:space="preserve"> </w:t>
      </w:r>
      <w:proofErr w:type="spellStart"/>
      <w:r w:rsidRPr="00F8582F">
        <w:t>detection</w:t>
      </w:r>
      <w:proofErr w:type="spellEnd"/>
      <w:r w:rsidRPr="00F8582F">
        <w:t xml:space="preserve"> </w:t>
      </w:r>
      <w:proofErr w:type="spellStart"/>
      <w:r w:rsidRPr="00F8582F">
        <w:t>and</w:t>
      </w:r>
      <w:proofErr w:type="spellEnd"/>
      <w:r w:rsidRPr="00F8582F">
        <w:t xml:space="preserve"> a GPS module for </w:t>
      </w:r>
      <w:proofErr w:type="spellStart"/>
      <w:r w:rsidRPr="00F8582F">
        <w:t>accurate</w:t>
      </w:r>
      <w:proofErr w:type="spellEnd"/>
      <w:r w:rsidRPr="00F8582F">
        <w:t xml:space="preserve"> </w:t>
      </w:r>
      <w:proofErr w:type="spellStart"/>
      <w:r w:rsidRPr="00F8582F">
        <w:t>geographical</w:t>
      </w:r>
      <w:proofErr w:type="spellEnd"/>
      <w:r w:rsidRPr="00F8582F">
        <w:t xml:space="preserve"> </w:t>
      </w:r>
      <w:proofErr w:type="spellStart"/>
      <w:r w:rsidRPr="00F8582F">
        <w:t>coordinates</w:t>
      </w:r>
      <w:proofErr w:type="spellEnd"/>
      <w:r w:rsidRPr="00F8582F">
        <w:t xml:space="preserve">. </w:t>
      </w:r>
      <w:proofErr w:type="spellStart"/>
      <w:r w:rsidRPr="00F8582F">
        <w:t>Arduino</w:t>
      </w:r>
      <w:proofErr w:type="spellEnd"/>
      <w:r w:rsidRPr="00F8582F">
        <w:t xml:space="preserve"> </w:t>
      </w:r>
      <w:proofErr w:type="spellStart"/>
      <w:r w:rsidRPr="00F8582F">
        <w:t>was</w:t>
      </w:r>
      <w:proofErr w:type="spellEnd"/>
      <w:r w:rsidRPr="00F8582F">
        <w:t xml:space="preserve"> </w:t>
      </w:r>
      <w:proofErr w:type="spellStart"/>
      <w:r w:rsidRPr="00F8582F">
        <w:t>chosen</w:t>
      </w:r>
      <w:proofErr w:type="spellEnd"/>
      <w:r w:rsidRPr="00F8582F">
        <w:t xml:space="preserve"> for </w:t>
      </w:r>
      <w:proofErr w:type="spellStart"/>
      <w:r w:rsidRPr="00F8582F">
        <w:t>its</w:t>
      </w:r>
      <w:proofErr w:type="spellEnd"/>
      <w:r w:rsidRPr="00F8582F">
        <w:t xml:space="preserve"> </w:t>
      </w:r>
      <w:proofErr w:type="spellStart"/>
      <w:r w:rsidRPr="00F8582F">
        <w:t>cost-effectiveness</w:t>
      </w:r>
      <w:proofErr w:type="spellEnd"/>
      <w:r w:rsidRPr="00F8582F">
        <w:t xml:space="preserve"> </w:t>
      </w:r>
      <w:proofErr w:type="spellStart"/>
      <w:r w:rsidRPr="00F8582F">
        <w:t>and</w:t>
      </w:r>
      <w:proofErr w:type="spellEnd"/>
      <w:r w:rsidRPr="00F8582F">
        <w:t xml:space="preserve"> </w:t>
      </w:r>
      <w:proofErr w:type="spellStart"/>
      <w:r w:rsidRPr="00F8582F">
        <w:t>versatility</w:t>
      </w:r>
      <w:proofErr w:type="spellEnd"/>
      <w:r w:rsidRPr="00F8582F">
        <w:t xml:space="preserve"> in </w:t>
      </w:r>
      <w:proofErr w:type="spellStart"/>
      <w:r w:rsidRPr="00F8582F">
        <w:t>integrating</w:t>
      </w:r>
      <w:proofErr w:type="spellEnd"/>
      <w:r w:rsidRPr="00F8582F">
        <w:t xml:space="preserve"> </w:t>
      </w:r>
      <w:proofErr w:type="spellStart"/>
      <w:r w:rsidRPr="00F8582F">
        <w:t>sensors</w:t>
      </w:r>
      <w:proofErr w:type="spellEnd"/>
      <w:r w:rsidRPr="00F8582F">
        <w:t xml:space="preserve"> </w:t>
      </w:r>
      <w:proofErr w:type="spellStart"/>
      <w:r w:rsidRPr="00F8582F">
        <w:t>and</w:t>
      </w:r>
      <w:proofErr w:type="spellEnd"/>
      <w:r w:rsidRPr="00F8582F">
        <w:t xml:space="preserve"> wireless </w:t>
      </w:r>
      <w:proofErr w:type="spellStart"/>
      <w:r w:rsidRPr="00F8582F">
        <w:t>communication</w:t>
      </w:r>
      <w:proofErr w:type="spellEnd"/>
      <w:r w:rsidRPr="00F8582F">
        <w:t xml:space="preserve"> via </w:t>
      </w:r>
      <w:proofErr w:type="spellStart"/>
      <w:r w:rsidRPr="00F8582F">
        <w:t>LoRaWAN</w:t>
      </w:r>
      <w:proofErr w:type="spellEnd"/>
      <w:r w:rsidRPr="00F8582F">
        <w:t xml:space="preserve">, </w:t>
      </w:r>
      <w:proofErr w:type="spellStart"/>
      <w:r w:rsidRPr="00F8582F">
        <w:t>offering</w:t>
      </w:r>
      <w:proofErr w:type="spellEnd"/>
      <w:r w:rsidRPr="00F8582F">
        <w:t xml:space="preserve"> </w:t>
      </w:r>
      <w:proofErr w:type="spellStart"/>
      <w:r w:rsidRPr="00F8582F">
        <w:t>extensive</w:t>
      </w:r>
      <w:proofErr w:type="spellEnd"/>
      <w:r w:rsidRPr="00F8582F">
        <w:t xml:space="preserve"> </w:t>
      </w:r>
      <w:proofErr w:type="spellStart"/>
      <w:r w:rsidRPr="00F8582F">
        <w:t>coverage</w:t>
      </w:r>
      <w:proofErr w:type="spellEnd"/>
      <w:r w:rsidRPr="00F8582F">
        <w:t xml:space="preserve"> </w:t>
      </w:r>
      <w:proofErr w:type="spellStart"/>
      <w:r w:rsidRPr="00F8582F">
        <w:t>and</w:t>
      </w:r>
      <w:proofErr w:type="spellEnd"/>
      <w:r w:rsidRPr="00F8582F">
        <w:t xml:space="preserve"> </w:t>
      </w:r>
      <w:proofErr w:type="spellStart"/>
      <w:r w:rsidRPr="00F8582F">
        <w:t>low</w:t>
      </w:r>
      <w:proofErr w:type="spellEnd"/>
      <w:r w:rsidRPr="00F8582F">
        <w:t xml:space="preserve"> </w:t>
      </w:r>
      <w:proofErr w:type="spellStart"/>
      <w:r w:rsidRPr="00F8582F">
        <w:t>power</w:t>
      </w:r>
      <w:proofErr w:type="spellEnd"/>
      <w:r w:rsidRPr="00F8582F">
        <w:t xml:space="preserve"> </w:t>
      </w:r>
      <w:proofErr w:type="spellStart"/>
      <w:r w:rsidRPr="00F8582F">
        <w:t>consumption</w:t>
      </w:r>
      <w:proofErr w:type="spellEnd"/>
      <w:r w:rsidRPr="00F8582F">
        <w:t>.</w:t>
      </w:r>
    </w:p>
    <w:p w14:paraId="670D46FB" w14:textId="77777777" w:rsidR="00912208" w:rsidRPr="00F8582F" w:rsidRDefault="00912208" w:rsidP="0066293C">
      <w:pPr>
        <w:pStyle w:val="Corpodetexto"/>
        <w:jc w:val="both"/>
      </w:pPr>
    </w:p>
    <w:p w14:paraId="036909AB" w14:textId="54858AE9" w:rsidR="00912208" w:rsidRPr="00F8582F" w:rsidRDefault="00912208" w:rsidP="0066293C">
      <w:pPr>
        <w:pStyle w:val="Corpodetexto"/>
        <w:jc w:val="both"/>
      </w:pPr>
      <w:proofErr w:type="spellStart"/>
      <w:r w:rsidRPr="00F8582F">
        <w:t>The</w:t>
      </w:r>
      <w:proofErr w:type="spellEnd"/>
      <w:r w:rsidRPr="00F8582F">
        <w:t xml:space="preserve"> </w:t>
      </w:r>
      <w:proofErr w:type="spellStart"/>
      <w:r w:rsidRPr="00F8582F">
        <w:t>significance</w:t>
      </w:r>
      <w:proofErr w:type="spellEnd"/>
      <w:r w:rsidRPr="00F8582F">
        <w:t xml:space="preserve"> </w:t>
      </w:r>
      <w:proofErr w:type="spellStart"/>
      <w:r w:rsidRPr="00F8582F">
        <w:t>of</w:t>
      </w:r>
      <w:proofErr w:type="spellEnd"/>
      <w:r w:rsidRPr="00F8582F">
        <w:t xml:space="preserve"> </w:t>
      </w:r>
      <w:proofErr w:type="spellStart"/>
      <w:r w:rsidRPr="00F8582F">
        <w:t>this</w:t>
      </w:r>
      <w:proofErr w:type="spellEnd"/>
      <w:r w:rsidRPr="00F8582F">
        <w:t xml:space="preserve"> </w:t>
      </w:r>
      <w:proofErr w:type="spellStart"/>
      <w:r w:rsidRPr="00F8582F">
        <w:t>project</w:t>
      </w:r>
      <w:proofErr w:type="spellEnd"/>
      <w:r w:rsidRPr="00F8582F">
        <w:t xml:space="preserve"> lies in </w:t>
      </w:r>
      <w:proofErr w:type="spellStart"/>
      <w:r w:rsidRPr="00F8582F">
        <w:t>its</w:t>
      </w:r>
      <w:proofErr w:type="spellEnd"/>
      <w:r w:rsidRPr="00F8582F">
        <w:t xml:space="preserve"> </w:t>
      </w:r>
      <w:proofErr w:type="spellStart"/>
      <w:r w:rsidRPr="00F8582F">
        <w:t>ability</w:t>
      </w:r>
      <w:proofErr w:type="spellEnd"/>
      <w:r w:rsidRPr="00F8582F">
        <w:t xml:space="preserve"> to </w:t>
      </w:r>
      <w:proofErr w:type="spellStart"/>
      <w:r w:rsidRPr="00F8582F">
        <w:t>provide</w:t>
      </w:r>
      <w:proofErr w:type="spellEnd"/>
      <w:r w:rsidRPr="00F8582F">
        <w:t xml:space="preserve"> a </w:t>
      </w:r>
      <w:proofErr w:type="spellStart"/>
      <w:r w:rsidRPr="00F8582F">
        <w:t>scalable</w:t>
      </w:r>
      <w:proofErr w:type="spellEnd"/>
      <w:r w:rsidRPr="00F8582F">
        <w:t xml:space="preserve"> </w:t>
      </w:r>
      <w:proofErr w:type="spellStart"/>
      <w:r w:rsidRPr="00F8582F">
        <w:t>and</w:t>
      </w:r>
      <w:proofErr w:type="spellEnd"/>
      <w:r w:rsidRPr="00F8582F">
        <w:t xml:space="preserve"> </w:t>
      </w:r>
      <w:proofErr w:type="spellStart"/>
      <w:r w:rsidRPr="00F8582F">
        <w:t>affordable</w:t>
      </w:r>
      <w:proofErr w:type="spellEnd"/>
      <w:r w:rsidRPr="00F8582F">
        <w:t xml:space="preserve"> </w:t>
      </w:r>
      <w:proofErr w:type="spellStart"/>
      <w:r w:rsidRPr="00F8582F">
        <w:t>solution</w:t>
      </w:r>
      <w:proofErr w:type="spellEnd"/>
      <w:r w:rsidRPr="00F8582F">
        <w:t xml:space="preserve">, </w:t>
      </w:r>
      <w:proofErr w:type="spellStart"/>
      <w:r w:rsidRPr="00F8582F">
        <w:t>leveraging</w:t>
      </w:r>
      <w:proofErr w:type="spellEnd"/>
      <w:r w:rsidRPr="00F8582F">
        <w:t xml:space="preserve"> </w:t>
      </w:r>
      <w:proofErr w:type="spellStart"/>
      <w:r w:rsidRPr="00F8582F">
        <w:t>technological</w:t>
      </w:r>
      <w:proofErr w:type="spellEnd"/>
      <w:r w:rsidRPr="00F8582F">
        <w:t xml:space="preserve"> </w:t>
      </w:r>
      <w:proofErr w:type="spellStart"/>
      <w:r w:rsidRPr="00F8582F">
        <w:t>innovation</w:t>
      </w:r>
      <w:proofErr w:type="spellEnd"/>
      <w:r w:rsidRPr="00F8582F">
        <w:t xml:space="preserve"> to </w:t>
      </w:r>
      <w:proofErr w:type="spellStart"/>
      <w:r w:rsidRPr="00F8582F">
        <w:t>promote</w:t>
      </w:r>
      <w:proofErr w:type="spellEnd"/>
      <w:r w:rsidRPr="00F8582F">
        <w:t xml:space="preserve"> </w:t>
      </w:r>
      <w:proofErr w:type="spellStart"/>
      <w:r w:rsidRPr="00F8582F">
        <w:t>safety</w:t>
      </w:r>
      <w:proofErr w:type="spellEnd"/>
      <w:r w:rsidRPr="00F8582F">
        <w:t xml:space="preserve"> </w:t>
      </w:r>
      <w:proofErr w:type="spellStart"/>
      <w:r w:rsidRPr="00F8582F">
        <w:t>across</w:t>
      </w:r>
      <w:proofErr w:type="spellEnd"/>
      <w:r w:rsidRPr="00F8582F">
        <w:t xml:space="preserve"> </w:t>
      </w:r>
      <w:proofErr w:type="spellStart"/>
      <w:r w:rsidRPr="00F8582F">
        <w:t>diverse</w:t>
      </w:r>
      <w:proofErr w:type="spellEnd"/>
      <w:r w:rsidRPr="00F8582F">
        <w:t xml:space="preserve"> </w:t>
      </w:r>
      <w:proofErr w:type="spellStart"/>
      <w:r w:rsidRPr="00F8582F">
        <w:t>communities</w:t>
      </w:r>
      <w:proofErr w:type="spellEnd"/>
      <w:r w:rsidRPr="00F8582F">
        <w:t xml:space="preserve">. </w:t>
      </w:r>
      <w:proofErr w:type="spellStart"/>
      <w:r w:rsidRPr="00F8582F">
        <w:t>Beyond</w:t>
      </w:r>
      <w:proofErr w:type="spellEnd"/>
      <w:r w:rsidRPr="00F8582F">
        <w:t xml:space="preserve"> </w:t>
      </w:r>
      <w:proofErr w:type="spellStart"/>
      <w:r w:rsidRPr="00F8582F">
        <w:t>improving</w:t>
      </w:r>
      <w:proofErr w:type="spellEnd"/>
      <w:r w:rsidRPr="00F8582F">
        <w:t xml:space="preserve"> </w:t>
      </w:r>
      <w:proofErr w:type="spellStart"/>
      <w:r w:rsidRPr="00F8582F">
        <w:t>emergency</w:t>
      </w:r>
      <w:proofErr w:type="spellEnd"/>
      <w:r w:rsidRPr="00F8582F">
        <w:t xml:space="preserve"> response, </w:t>
      </w:r>
      <w:proofErr w:type="spellStart"/>
      <w:r w:rsidRPr="00F8582F">
        <w:t>the</w:t>
      </w:r>
      <w:proofErr w:type="spellEnd"/>
      <w:r w:rsidRPr="00F8582F">
        <w:t xml:space="preserve"> </w:t>
      </w:r>
      <w:proofErr w:type="spellStart"/>
      <w:r w:rsidRPr="00F8582F">
        <w:t>system</w:t>
      </w:r>
      <w:proofErr w:type="spellEnd"/>
      <w:r w:rsidRPr="00F8582F">
        <w:t xml:space="preserve"> </w:t>
      </w:r>
      <w:proofErr w:type="spellStart"/>
      <w:r w:rsidRPr="00F8582F">
        <w:t>aims</w:t>
      </w:r>
      <w:proofErr w:type="spellEnd"/>
      <w:r w:rsidRPr="00F8582F">
        <w:t xml:space="preserve"> to </w:t>
      </w:r>
      <w:proofErr w:type="spellStart"/>
      <w:r w:rsidRPr="00F8582F">
        <w:t>strengthen</w:t>
      </w:r>
      <w:proofErr w:type="spellEnd"/>
      <w:r w:rsidRPr="00F8582F">
        <w:t xml:space="preserve"> </w:t>
      </w:r>
      <w:proofErr w:type="spellStart"/>
      <w:r w:rsidRPr="00F8582F">
        <w:t>personal</w:t>
      </w:r>
      <w:proofErr w:type="spellEnd"/>
      <w:r w:rsidRPr="00F8582F">
        <w:t xml:space="preserve"> </w:t>
      </w:r>
      <w:proofErr w:type="spellStart"/>
      <w:r w:rsidRPr="00F8582F">
        <w:t>security</w:t>
      </w:r>
      <w:proofErr w:type="spellEnd"/>
      <w:r w:rsidRPr="00F8582F">
        <w:t xml:space="preserve"> </w:t>
      </w:r>
      <w:proofErr w:type="spellStart"/>
      <w:r w:rsidRPr="00F8582F">
        <w:t>and</w:t>
      </w:r>
      <w:proofErr w:type="spellEnd"/>
      <w:r w:rsidRPr="00F8582F">
        <w:t xml:space="preserve"> </w:t>
      </w:r>
      <w:proofErr w:type="spellStart"/>
      <w:r w:rsidRPr="00F8582F">
        <w:t>optimize</w:t>
      </w:r>
      <w:proofErr w:type="spellEnd"/>
      <w:r w:rsidRPr="00F8582F">
        <w:t xml:space="preserve"> </w:t>
      </w:r>
      <w:proofErr w:type="spellStart"/>
      <w:r w:rsidRPr="00F8582F">
        <w:t>the</w:t>
      </w:r>
      <w:proofErr w:type="spellEnd"/>
      <w:r w:rsidRPr="00F8582F">
        <w:t xml:space="preserve"> </w:t>
      </w:r>
      <w:r w:rsidR="00E902E7" w:rsidRPr="00F8582F">
        <w:t>use</w:t>
      </w:r>
      <w:r w:rsidRPr="00F8582F">
        <w:t xml:space="preserve"> </w:t>
      </w:r>
      <w:proofErr w:type="spellStart"/>
      <w:r w:rsidRPr="00F8582F">
        <w:t>of</w:t>
      </w:r>
      <w:proofErr w:type="spellEnd"/>
      <w:r w:rsidRPr="00F8582F">
        <w:t xml:space="preserve"> </w:t>
      </w:r>
      <w:proofErr w:type="spellStart"/>
      <w:r w:rsidRPr="00F8582F">
        <w:t>assistance</w:t>
      </w:r>
      <w:proofErr w:type="spellEnd"/>
      <w:r w:rsidRPr="00F8582F">
        <w:t xml:space="preserve"> </w:t>
      </w:r>
      <w:proofErr w:type="spellStart"/>
      <w:r w:rsidRPr="00F8582F">
        <w:t>resources</w:t>
      </w:r>
      <w:proofErr w:type="spellEnd"/>
      <w:r w:rsidRPr="00F8582F">
        <w:t xml:space="preserve"> in </w:t>
      </w:r>
      <w:proofErr w:type="spellStart"/>
      <w:r w:rsidRPr="00F8582F">
        <w:t>critical</w:t>
      </w:r>
      <w:proofErr w:type="spellEnd"/>
      <w:r w:rsidRPr="00F8582F">
        <w:t xml:space="preserve"> </w:t>
      </w:r>
      <w:proofErr w:type="spellStart"/>
      <w:r w:rsidRPr="00F8582F">
        <w:t>situations</w:t>
      </w:r>
      <w:proofErr w:type="spellEnd"/>
      <w:r w:rsidRPr="00F8582F">
        <w:t>.</w:t>
      </w:r>
    </w:p>
    <w:p w14:paraId="6FA4899C" w14:textId="77777777" w:rsidR="00912208" w:rsidRPr="00F8582F" w:rsidRDefault="00912208" w:rsidP="0066293C">
      <w:pPr>
        <w:pStyle w:val="Corpodetexto"/>
        <w:jc w:val="both"/>
      </w:pPr>
    </w:p>
    <w:p w14:paraId="2A9DA6E0" w14:textId="1640111F" w:rsidR="001D5711" w:rsidRPr="00F8582F" w:rsidRDefault="00912208" w:rsidP="0066293C">
      <w:pPr>
        <w:pStyle w:val="Corpodetexto"/>
        <w:jc w:val="both"/>
      </w:pPr>
      <w:proofErr w:type="spellStart"/>
      <w:r w:rsidRPr="00F8582F">
        <w:t>This</w:t>
      </w:r>
      <w:proofErr w:type="spellEnd"/>
      <w:r w:rsidRPr="00F8582F">
        <w:t xml:space="preserve"> </w:t>
      </w:r>
      <w:proofErr w:type="spellStart"/>
      <w:r w:rsidRPr="00F8582F">
        <w:t>report</w:t>
      </w:r>
      <w:proofErr w:type="spellEnd"/>
      <w:r w:rsidRPr="00F8582F">
        <w:t xml:space="preserve"> </w:t>
      </w:r>
      <w:proofErr w:type="spellStart"/>
      <w:r w:rsidRPr="00F8582F">
        <w:t>outlines</w:t>
      </w:r>
      <w:proofErr w:type="spellEnd"/>
      <w:r w:rsidRPr="00F8582F">
        <w:t xml:space="preserve"> </w:t>
      </w:r>
      <w:proofErr w:type="spellStart"/>
      <w:r w:rsidRPr="00F8582F">
        <w:t>the</w:t>
      </w:r>
      <w:proofErr w:type="spellEnd"/>
      <w:r w:rsidRPr="00F8582F">
        <w:t xml:space="preserve"> </w:t>
      </w:r>
      <w:proofErr w:type="spellStart"/>
      <w:r w:rsidRPr="00F8582F">
        <w:t>technical</w:t>
      </w:r>
      <w:proofErr w:type="spellEnd"/>
      <w:r w:rsidRPr="00F8582F">
        <w:t xml:space="preserve"> </w:t>
      </w:r>
      <w:proofErr w:type="spellStart"/>
      <w:r w:rsidRPr="00F8582F">
        <w:t>components</w:t>
      </w:r>
      <w:proofErr w:type="spellEnd"/>
      <w:r w:rsidRPr="00F8582F">
        <w:t xml:space="preserve"> </w:t>
      </w:r>
      <w:proofErr w:type="spellStart"/>
      <w:r w:rsidRPr="00F8582F">
        <w:t>of</w:t>
      </w:r>
      <w:proofErr w:type="spellEnd"/>
      <w:r w:rsidRPr="00F8582F">
        <w:t xml:space="preserve"> </w:t>
      </w:r>
      <w:proofErr w:type="spellStart"/>
      <w:r w:rsidRPr="00F8582F">
        <w:t>the</w:t>
      </w:r>
      <w:proofErr w:type="spellEnd"/>
      <w:r w:rsidRPr="00F8582F">
        <w:t xml:space="preserve"> </w:t>
      </w:r>
      <w:proofErr w:type="spellStart"/>
      <w:r w:rsidRPr="00F8582F">
        <w:t>system</w:t>
      </w:r>
      <w:proofErr w:type="spellEnd"/>
      <w:r w:rsidRPr="00F8582F">
        <w:t xml:space="preserve">, </w:t>
      </w:r>
      <w:proofErr w:type="spellStart"/>
      <w:r w:rsidRPr="00F8582F">
        <w:t>implementation</w:t>
      </w:r>
      <w:proofErr w:type="spellEnd"/>
      <w:r w:rsidRPr="00F8582F">
        <w:t xml:space="preserve"> </w:t>
      </w:r>
      <w:proofErr w:type="spellStart"/>
      <w:r w:rsidRPr="00F8582F">
        <w:t>methods</w:t>
      </w:r>
      <w:proofErr w:type="spellEnd"/>
      <w:r w:rsidRPr="00F8582F">
        <w:t xml:space="preserve">, </w:t>
      </w:r>
      <w:proofErr w:type="spellStart"/>
      <w:r w:rsidRPr="00F8582F">
        <w:t>expected</w:t>
      </w:r>
      <w:proofErr w:type="spellEnd"/>
      <w:r w:rsidRPr="00F8582F">
        <w:t xml:space="preserve"> </w:t>
      </w:r>
      <w:proofErr w:type="spellStart"/>
      <w:r w:rsidRPr="00F8582F">
        <w:t>outcomes</w:t>
      </w:r>
      <w:proofErr w:type="spellEnd"/>
      <w:r w:rsidRPr="00F8582F">
        <w:t xml:space="preserve">, </w:t>
      </w:r>
      <w:proofErr w:type="spellStart"/>
      <w:r w:rsidRPr="00F8582F">
        <w:t>and</w:t>
      </w:r>
      <w:proofErr w:type="spellEnd"/>
      <w:r w:rsidRPr="00F8582F">
        <w:t xml:space="preserve"> </w:t>
      </w:r>
      <w:proofErr w:type="spellStart"/>
      <w:r w:rsidRPr="00F8582F">
        <w:t>potential</w:t>
      </w:r>
      <w:proofErr w:type="spellEnd"/>
      <w:r w:rsidRPr="00F8582F">
        <w:t xml:space="preserve"> </w:t>
      </w:r>
      <w:proofErr w:type="spellStart"/>
      <w:r w:rsidRPr="00F8582F">
        <w:t>contributions</w:t>
      </w:r>
      <w:proofErr w:type="spellEnd"/>
      <w:r w:rsidRPr="00F8582F">
        <w:t xml:space="preserve"> to </w:t>
      </w:r>
      <w:proofErr w:type="spellStart"/>
      <w:r w:rsidRPr="00F8582F">
        <w:t>the</w:t>
      </w:r>
      <w:proofErr w:type="spellEnd"/>
      <w:r w:rsidRPr="00F8582F">
        <w:t xml:space="preserve"> </w:t>
      </w:r>
      <w:proofErr w:type="spellStart"/>
      <w:r w:rsidRPr="00F8582F">
        <w:t>safety</w:t>
      </w:r>
      <w:proofErr w:type="spellEnd"/>
      <w:r w:rsidRPr="00F8582F">
        <w:t xml:space="preserve"> </w:t>
      </w:r>
      <w:proofErr w:type="spellStart"/>
      <w:r w:rsidRPr="00F8582F">
        <w:t>and</w:t>
      </w:r>
      <w:proofErr w:type="spellEnd"/>
      <w:r w:rsidRPr="00F8582F">
        <w:t xml:space="preserve"> </w:t>
      </w:r>
      <w:proofErr w:type="spellStart"/>
      <w:r w:rsidRPr="00F8582F">
        <w:t>well-being</w:t>
      </w:r>
      <w:proofErr w:type="spellEnd"/>
      <w:r w:rsidRPr="00F8582F">
        <w:t xml:space="preserve"> </w:t>
      </w:r>
      <w:proofErr w:type="spellStart"/>
      <w:r w:rsidRPr="00F8582F">
        <w:t>of</w:t>
      </w:r>
      <w:proofErr w:type="spellEnd"/>
      <w:r w:rsidRPr="00F8582F">
        <w:t xml:space="preserve"> </w:t>
      </w:r>
      <w:proofErr w:type="spellStart"/>
      <w:r w:rsidRPr="00F8582F">
        <w:t>vulnerable</w:t>
      </w:r>
      <w:proofErr w:type="spellEnd"/>
      <w:r w:rsidRPr="00F8582F">
        <w:t xml:space="preserve"> </w:t>
      </w:r>
      <w:proofErr w:type="spellStart"/>
      <w:r w:rsidRPr="00F8582F">
        <w:t>populations</w:t>
      </w:r>
      <w:proofErr w:type="spellEnd"/>
      <w:r w:rsidRPr="00F8582F">
        <w:t xml:space="preserve">. </w:t>
      </w:r>
      <w:proofErr w:type="spellStart"/>
      <w:r w:rsidRPr="00F8582F">
        <w:t>It</w:t>
      </w:r>
      <w:proofErr w:type="spellEnd"/>
      <w:r w:rsidRPr="00F8582F">
        <w:t xml:space="preserve"> </w:t>
      </w:r>
      <w:proofErr w:type="spellStart"/>
      <w:r w:rsidRPr="00F8582F">
        <w:t>also</w:t>
      </w:r>
      <w:proofErr w:type="spellEnd"/>
      <w:r w:rsidRPr="00F8582F">
        <w:t xml:space="preserve"> </w:t>
      </w:r>
      <w:proofErr w:type="spellStart"/>
      <w:r w:rsidRPr="00F8582F">
        <w:t>discusses</w:t>
      </w:r>
      <w:proofErr w:type="spellEnd"/>
      <w:r w:rsidRPr="00F8582F">
        <w:t xml:space="preserve"> </w:t>
      </w:r>
      <w:proofErr w:type="spellStart"/>
      <w:r w:rsidRPr="00F8582F">
        <w:t>the</w:t>
      </w:r>
      <w:proofErr w:type="spellEnd"/>
      <w:r w:rsidRPr="00F8582F">
        <w:t xml:space="preserve"> </w:t>
      </w:r>
      <w:proofErr w:type="spellStart"/>
      <w:r w:rsidRPr="00F8582F">
        <w:t>ethical</w:t>
      </w:r>
      <w:proofErr w:type="spellEnd"/>
      <w:r w:rsidRPr="00F8582F">
        <w:t xml:space="preserve"> </w:t>
      </w:r>
      <w:proofErr w:type="spellStart"/>
      <w:r w:rsidRPr="00F8582F">
        <w:t>and</w:t>
      </w:r>
      <w:proofErr w:type="spellEnd"/>
      <w:r w:rsidRPr="00F8582F">
        <w:t xml:space="preserve"> social </w:t>
      </w:r>
      <w:proofErr w:type="spellStart"/>
      <w:r w:rsidRPr="00F8582F">
        <w:t>implications</w:t>
      </w:r>
      <w:proofErr w:type="spellEnd"/>
      <w:r w:rsidRPr="00F8582F">
        <w:t xml:space="preserve"> </w:t>
      </w:r>
      <w:proofErr w:type="spellStart"/>
      <w:r w:rsidRPr="00F8582F">
        <w:t>of</w:t>
      </w:r>
      <w:proofErr w:type="spellEnd"/>
      <w:r w:rsidRPr="00F8582F">
        <w:t xml:space="preserve"> </w:t>
      </w:r>
      <w:proofErr w:type="spellStart"/>
      <w:r w:rsidRPr="00F8582F">
        <w:t>fall</w:t>
      </w:r>
      <w:proofErr w:type="spellEnd"/>
      <w:r w:rsidRPr="00F8582F">
        <w:t xml:space="preserve"> </w:t>
      </w:r>
      <w:proofErr w:type="spellStart"/>
      <w:r w:rsidRPr="00F8582F">
        <w:t>monitoring</w:t>
      </w:r>
      <w:proofErr w:type="spellEnd"/>
      <w:r w:rsidRPr="00F8582F">
        <w:t xml:space="preserve"> </w:t>
      </w:r>
      <w:proofErr w:type="spellStart"/>
      <w:r w:rsidRPr="00F8582F">
        <w:t>technology</w:t>
      </w:r>
      <w:proofErr w:type="spellEnd"/>
      <w:r w:rsidRPr="00F8582F">
        <w:t xml:space="preserve">, </w:t>
      </w:r>
      <w:proofErr w:type="spellStart"/>
      <w:r w:rsidRPr="00F8582F">
        <w:t>emphasizing</w:t>
      </w:r>
      <w:proofErr w:type="spellEnd"/>
      <w:r w:rsidRPr="00F8582F">
        <w:t xml:space="preserve"> </w:t>
      </w:r>
      <w:proofErr w:type="spellStart"/>
      <w:r w:rsidRPr="00F8582F">
        <w:t>its</w:t>
      </w:r>
      <w:proofErr w:type="spellEnd"/>
      <w:r w:rsidRPr="00F8582F">
        <w:t xml:space="preserve"> positive </w:t>
      </w:r>
      <w:proofErr w:type="spellStart"/>
      <w:r w:rsidRPr="00F8582F">
        <w:t>impact</w:t>
      </w:r>
      <w:proofErr w:type="spellEnd"/>
      <w:r w:rsidRPr="00F8582F">
        <w:t xml:space="preserve"> </w:t>
      </w:r>
      <w:proofErr w:type="spellStart"/>
      <w:r w:rsidRPr="00F8582F">
        <w:t>on</w:t>
      </w:r>
      <w:proofErr w:type="spellEnd"/>
      <w:r w:rsidRPr="00F8582F">
        <w:t xml:space="preserve"> </w:t>
      </w:r>
      <w:proofErr w:type="spellStart"/>
      <w:r w:rsidRPr="00F8582F">
        <w:t>caregiving</w:t>
      </w:r>
      <w:proofErr w:type="spellEnd"/>
      <w:r w:rsidRPr="00F8582F">
        <w:t xml:space="preserve"> </w:t>
      </w:r>
      <w:proofErr w:type="spellStart"/>
      <w:r w:rsidRPr="00F8582F">
        <w:t>and</w:t>
      </w:r>
      <w:proofErr w:type="spellEnd"/>
      <w:r w:rsidRPr="00F8582F">
        <w:t xml:space="preserve"> </w:t>
      </w:r>
      <w:proofErr w:type="spellStart"/>
      <w:r w:rsidRPr="00F8582F">
        <w:t>emergency</w:t>
      </w:r>
      <w:proofErr w:type="spellEnd"/>
      <w:r w:rsidRPr="00F8582F">
        <w:t xml:space="preserve"> management in </w:t>
      </w:r>
      <w:proofErr w:type="spellStart"/>
      <w:r w:rsidRPr="00F8582F">
        <w:t>community</w:t>
      </w:r>
      <w:proofErr w:type="spellEnd"/>
      <w:r w:rsidRPr="00F8582F">
        <w:t xml:space="preserve"> </w:t>
      </w:r>
      <w:proofErr w:type="spellStart"/>
      <w:r w:rsidRPr="00F8582F">
        <w:t>settings</w:t>
      </w:r>
      <w:proofErr w:type="spellEnd"/>
      <w:r w:rsidRPr="00F8582F">
        <w:t>.</w:t>
      </w:r>
    </w:p>
    <w:p w14:paraId="60FC1A85" w14:textId="77777777" w:rsidR="002C0E54" w:rsidRPr="00F8582F" w:rsidRDefault="002C0E54" w:rsidP="00912208">
      <w:pPr>
        <w:pStyle w:val="Corpodetexto"/>
      </w:pPr>
    </w:p>
    <w:p w14:paraId="7F355D8B" w14:textId="77777777" w:rsidR="002C0E54" w:rsidRPr="00F8582F" w:rsidRDefault="002C0E54" w:rsidP="00912208">
      <w:pPr>
        <w:pStyle w:val="Corpodetexto"/>
      </w:pPr>
    </w:p>
    <w:p w14:paraId="262AE5C2" w14:textId="77777777" w:rsidR="002C0E54" w:rsidRPr="00F8582F" w:rsidRDefault="002C0E54" w:rsidP="00912208">
      <w:pPr>
        <w:pStyle w:val="Corpodetexto"/>
      </w:pPr>
    </w:p>
    <w:p w14:paraId="2D48FE8F" w14:textId="77777777" w:rsidR="002C0E54" w:rsidRPr="00F8582F" w:rsidRDefault="002C0E54" w:rsidP="00912208">
      <w:pPr>
        <w:pStyle w:val="Corpodetexto"/>
      </w:pPr>
    </w:p>
    <w:p w14:paraId="00B6734B" w14:textId="77777777" w:rsidR="002C0E54" w:rsidRPr="00F8582F" w:rsidRDefault="002C0E54" w:rsidP="00912208">
      <w:pPr>
        <w:pStyle w:val="Corpodetexto"/>
      </w:pPr>
    </w:p>
    <w:p w14:paraId="0DC1FB7B" w14:textId="77777777" w:rsidR="002C0E54" w:rsidRPr="00F8582F" w:rsidRDefault="002C0E54" w:rsidP="00912208">
      <w:pPr>
        <w:pStyle w:val="Corpodetexto"/>
      </w:pPr>
    </w:p>
    <w:p w14:paraId="5E5E944E" w14:textId="77777777" w:rsidR="002C0E54" w:rsidRPr="00F8582F" w:rsidRDefault="002C0E54" w:rsidP="00912208">
      <w:pPr>
        <w:pStyle w:val="Corpodetexto"/>
      </w:pPr>
    </w:p>
    <w:p w14:paraId="70CBD153" w14:textId="77777777" w:rsidR="002C0E54" w:rsidRPr="00F8582F" w:rsidRDefault="002C0E54" w:rsidP="00912208">
      <w:pPr>
        <w:pStyle w:val="Corpodetexto"/>
      </w:pPr>
    </w:p>
    <w:p w14:paraId="312CCABD" w14:textId="77777777" w:rsidR="002C0E54" w:rsidRPr="00F8582F" w:rsidRDefault="002C0E54" w:rsidP="00912208">
      <w:pPr>
        <w:pStyle w:val="Corpodetexto"/>
      </w:pPr>
    </w:p>
    <w:p w14:paraId="78683BFD" w14:textId="77777777" w:rsidR="002C0E54" w:rsidRPr="00F8582F" w:rsidRDefault="002C0E54" w:rsidP="00912208">
      <w:pPr>
        <w:pStyle w:val="Corpodetexto"/>
      </w:pPr>
    </w:p>
    <w:p w14:paraId="55F53695" w14:textId="77777777" w:rsidR="00F8582F" w:rsidRPr="00F8582F" w:rsidRDefault="00F8582F" w:rsidP="00912208">
      <w:pPr>
        <w:pStyle w:val="Corpodetexto"/>
      </w:pPr>
    </w:p>
    <w:p w14:paraId="43450160" w14:textId="77777777" w:rsidR="00F8582F" w:rsidRPr="00F8582F" w:rsidRDefault="00F8582F" w:rsidP="00912208">
      <w:pPr>
        <w:pStyle w:val="Corpodetexto"/>
      </w:pPr>
    </w:p>
    <w:p w14:paraId="7F5EA47A" w14:textId="77777777" w:rsidR="00F8582F" w:rsidRPr="00F8582F" w:rsidRDefault="00F8582F" w:rsidP="00912208">
      <w:pPr>
        <w:pStyle w:val="Corpodetexto"/>
      </w:pPr>
    </w:p>
    <w:p w14:paraId="0CABEAFB" w14:textId="77777777" w:rsidR="002C0E54" w:rsidRPr="00F8582F" w:rsidRDefault="002C0E54" w:rsidP="00912208">
      <w:pPr>
        <w:pStyle w:val="Corpodetexto"/>
      </w:pPr>
    </w:p>
    <w:p w14:paraId="67AE1EB6" w14:textId="77777777" w:rsidR="002C0E54" w:rsidRPr="00F8582F" w:rsidRDefault="002C0E54" w:rsidP="00912208">
      <w:pPr>
        <w:pStyle w:val="Corpodetexto"/>
      </w:pPr>
    </w:p>
    <w:p w14:paraId="48E5F85E" w14:textId="77777777" w:rsidR="002C0E54" w:rsidRPr="00F8582F" w:rsidRDefault="002C0E54" w:rsidP="00912208">
      <w:pPr>
        <w:pStyle w:val="Corpodetexto"/>
      </w:pPr>
    </w:p>
    <w:p w14:paraId="7E9EF7C7" w14:textId="77777777" w:rsidR="002C0E54" w:rsidRPr="00F8582F" w:rsidRDefault="002C0E54" w:rsidP="00912208">
      <w:pPr>
        <w:pStyle w:val="Corpodetexto"/>
      </w:pPr>
    </w:p>
    <w:p w14:paraId="2E21B943" w14:textId="77777777" w:rsidR="00F8582F" w:rsidRPr="00F8582F" w:rsidRDefault="00F8582F" w:rsidP="00F8582F">
      <w:pPr>
        <w:pStyle w:val="Corpodetexto"/>
      </w:pPr>
      <w:proofErr w:type="spellStart"/>
      <w:r w:rsidRPr="00F8582F">
        <w:rPr>
          <w:b/>
        </w:rPr>
        <w:t>Keywords</w:t>
      </w:r>
      <w:proofErr w:type="spellEnd"/>
      <w:r w:rsidRPr="00F8582F">
        <w:rPr>
          <w:b/>
        </w:rPr>
        <w:t xml:space="preserve">: </w:t>
      </w:r>
      <w:r w:rsidRPr="00F8582F">
        <w:t xml:space="preserve">Esp32, </w:t>
      </w:r>
      <w:proofErr w:type="spellStart"/>
      <w:r w:rsidRPr="00F8582F">
        <w:t>LoRaWan</w:t>
      </w:r>
      <w:proofErr w:type="spellEnd"/>
      <w:r w:rsidRPr="00F8582F">
        <w:t xml:space="preserve">, </w:t>
      </w:r>
      <w:proofErr w:type="spellStart"/>
      <w:r w:rsidRPr="00F8582F">
        <w:t>Arduino</w:t>
      </w:r>
      <w:proofErr w:type="spellEnd"/>
      <w:r w:rsidRPr="00F8582F">
        <w:t xml:space="preserve">, </w:t>
      </w:r>
      <w:proofErr w:type="spellStart"/>
      <w:r w:rsidRPr="00F8582F">
        <w:t>IoT</w:t>
      </w:r>
      <w:proofErr w:type="spellEnd"/>
    </w:p>
    <w:p w14:paraId="4B5463AC" w14:textId="77777777" w:rsidR="002C0E54" w:rsidRPr="00F8582F" w:rsidRDefault="002C0E54" w:rsidP="00912208">
      <w:pPr>
        <w:pStyle w:val="Corpodetexto"/>
      </w:pPr>
    </w:p>
    <w:p w14:paraId="01711164" w14:textId="77777777" w:rsidR="002C0E54" w:rsidRPr="00F8582F" w:rsidRDefault="002C0E54" w:rsidP="00912208">
      <w:pPr>
        <w:pStyle w:val="Corpodetexto"/>
      </w:pPr>
    </w:p>
    <w:p w14:paraId="51738F23" w14:textId="77777777" w:rsidR="002C0E54" w:rsidRPr="00F8582F" w:rsidRDefault="002C0E54" w:rsidP="00912208">
      <w:pPr>
        <w:pStyle w:val="Corpodetexto"/>
      </w:pPr>
    </w:p>
    <w:p w14:paraId="2EE183C7" w14:textId="21D31F57" w:rsidR="001D5711" w:rsidRPr="00F8582F" w:rsidRDefault="001D5711" w:rsidP="00F8582F">
      <w:pPr>
        <w:pStyle w:val="Corpodetexto"/>
        <w:jc w:val="right"/>
        <w:rPr>
          <w:rFonts w:ascii="TeXGyreHeros"/>
        </w:rPr>
        <w:sectPr w:rsidR="001D5711" w:rsidRPr="00F8582F" w:rsidSect="00B10DA6">
          <w:pgSz w:w="11910" w:h="16840"/>
          <w:pgMar w:top="1580" w:right="920" w:bottom="0" w:left="1100" w:header="720" w:footer="720" w:gutter="0"/>
          <w:cols w:space="720"/>
          <w:titlePg/>
          <w:docGrid w:linePitch="299"/>
        </w:sectPr>
      </w:pPr>
    </w:p>
    <w:p w14:paraId="553B0B0E" w14:textId="77777777" w:rsidR="001D5711" w:rsidRPr="00F8582F" w:rsidRDefault="001D5711">
      <w:pPr>
        <w:pStyle w:val="Corpodetexto"/>
        <w:rPr>
          <w:sz w:val="28"/>
        </w:rPr>
      </w:pPr>
    </w:p>
    <w:p w14:paraId="5523EE1A" w14:textId="77777777" w:rsidR="001D5711" w:rsidRPr="00F8582F" w:rsidRDefault="001D5711">
      <w:pPr>
        <w:pStyle w:val="Corpodetexto"/>
        <w:rPr>
          <w:sz w:val="28"/>
        </w:rPr>
      </w:pPr>
    </w:p>
    <w:p w14:paraId="5E72495D" w14:textId="77777777" w:rsidR="001D5711" w:rsidRPr="00F8582F" w:rsidRDefault="001D5711">
      <w:pPr>
        <w:pStyle w:val="Corpodetexto"/>
        <w:rPr>
          <w:sz w:val="28"/>
        </w:rPr>
      </w:pPr>
    </w:p>
    <w:p w14:paraId="61756088" w14:textId="77777777" w:rsidR="001D5711" w:rsidRPr="00F8582F" w:rsidRDefault="001D5711">
      <w:pPr>
        <w:pStyle w:val="Corpodetexto"/>
        <w:rPr>
          <w:sz w:val="28"/>
        </w:rPr>
      </w:pPr>
    </w:p>
    <w:p w14:paraId="6F0522E3" w14:textId="77777777" w:rsidR="001D5711" w:rsidRPr="00F8582F" w:rsidRDefault="001D5711">
      <w:pPr>
        <w:pStyle w:val="Corpodetexto"/>
        <w:rPr>
          <w:sz w:val="28"/>
        </w:rPr>
      </w:pPr>
    </w:p>
    <w:p w14:paraId="3318445E" w14:textId="77777777" w:rsidR="001D5711" w:rsidRPr="00F8582F" w:rsidRDefault="001D5711">
      <w:pPr>
        <w:pStyle w:val="Corpodetexto"/>
        <w:rPr>
          <w:sz w:val="28"/>
        </w:rPr>
      </w:pPr>
    </w:p>
    <w:p w14:paraId="4503A530" w14:textId="77777777" w:rsidR="001D5711" w:rsidRPr="00F8582F" w:rsidRDefault="001D5711">
      <w:pPr>
        <w:pStyle w:val="Corpodetexto"/>
        <w:rPr>
          <w:sz w:val="28"/>
        </w:rPr>
      </w:pPr>
    </w:p>
    <w:p w14:paraId="37E4F083" w14:textId="77777777" w:rsidR="001D5711" w:rsidRPr="00F8582F" w:rsidRDefault="001D5711">
      <w:pPr>
        <w:pStyle w:val="Corpodetexto"/>
        <w:rPr>
          <w:sz w:val="28"/>
        </w:rPr>
      </w:pPr>
    </w:p>
    <w:p w14:paraId="64EBB5C4" w14:textId="77777777" w:rsidR="001D5711" w:rsidRPr="00F8582F" w:rsidRDefault="001D5711">
      <w:pPr>
        <w:pStyle w:val="Corpodetexto"/>
        <w:rPr>
          <w:sz w:val="28"/>
        </w:rPr>
      </w:pPr>
    </w:p>
    <w:p w14:paraId="41A91AC9" w14:textId="77777777" w:rsidR="001D5711" w:rsidRPr="00F8582F" w:rsidRDefault="001D5711">
      <w:pPr>
        <w:pStyle w:val="Corpodetexto"/>
        <w:rPr>
          <w:sz w:val="28"/>
        </w:rPr>
      </w:pPr>
    </w:p>
    <w:p w14:paraId="0F757128" w14:textId="77777777" w:rsidR="001D5711" w:rsidRPr="00F8582F" w:rsidRDefault="001D5711">
      <w:pPr>
        <w:pStyle w:val="Corpodetexto"/>
        <w:rPr>
          <w:sz w:val="28"/>
        </w:rPr>
      </w:pPr>
    </w:p>
    <w:p w14:paraId="2782C0BB" w14:textId="77777777" w:rsidR="001D5711" w:rsidRPr="00F8582F" w:rsidRDefault="001D5711">
      <w:pPr>
        <w:pStyle w:val="Corpodetexto"/>
        <w:rPr>
          <w:sz w:val="28"/>
        </w:rPr>
      </w:pPr>
    </w:p>
    <w:p w14:paraId="5E289E6C" w14:textId="77777777" w:rsidR="001D5711" w:rsidRPr="00F8582F" w:rsidRDefault="001D5711">
      <w:pPr>
        <w:pStyle w:val="Corpodetexto"/>
        <w:rPr>
          <w:sz w:val="28"/>
        </w:rPr>
      </w:pPr>
    </w:p>
    <w:p w14:paraId="575282EE" w14:textId="77777777" w:rsidR="001D5711" w:rsidRPr="00F8582F" w:rsidRDefault="001D5711">
      <w:pPr>
        <w:pStyle w:val="Corpodetexto"/>
        <w:rPr>
          <w:sz w:val="28"/>
        </w:rPr>
      </w:pPr>
    </w:p>
    <w:p w14:paraId="1375BB4E" w14:textId="77777777" w:rsidR="001D5711" w:rsidRPr="00F8582F" w:rsidRDefault="001D5711">
      <w:pPr>
        <w:pStyle w:val="Corpodetexto"/>
        <w:rPr>
          <w:sz w:val="28"/>
        </w:rPr>
      </w:pPr>
    </w:p>
    <w:p w14:paraId="269F66D2" w14:textId="77777777" w:rsidR="001D5711" w:rsidRPr="00F8582F" w:rsidRDefault="001D5711">
      <w:pPr>
        <w:pStyle w:val="Corpodetexto"/>
        <w:rPr>
          <w:sz w:val="28"/>
        </w:rPr>
      </w:pPr>
    </w:p>
    <w:p w14:paraId="4C3844B4" w14:textId="77777777" w:rsidR="001D5711" w:rsidRPr="00F8582F" w:rsidRDefault="001D5711">
      <w:pPr>
        <w:pStyle w:val="Corpodetexto"/>
        <w:rPr>
          <w:sz w:val="28"/>
        </w:rPr>
      </w:pPr>
    </w:p>
    <w:p w14:paraId="25B092FF" w14:textId="77777777" w:rsidR="001D5711" w:rsidRPr="00F8582F" w:rsidRDefault="001D5711">
      <w:pPr>
        <w:pStyle w:val="Corpodetexto"/>
        <w:rPr>
          <w:sz w:val="28"/>
        </w:rPr>
      </w:pPr>
    </w:p>
    <w:p w14:paraId="0203FFCE" w14:textId="77777777" w:rsidR="001D5711" w:rsidRPr="00F8582F" w:rsidRDefault="001D5711">
      <w:pPr>
        <w:pStyle w:val="Corpodetexto"/>
        <w:rPr>
          <w:sz w:val="28"/>
        </w:rPr>
      </w:pPr>
    </w:p>
    <w:p w14:paraId="6E793A08" w14:textId="77777777" w:rsidR="001D5711" w:rsidRPr="00F8582F" w:rsidRDefault="001D5711">
      <w:pPr>
        <w:pStyle w:val="Corpodetexto"/>
        <w:rPr>
          <w:sz w:val="28"/>
        </w:rPr>
      </w:pPr>
    </w:p>
    <w:p w14:paraId="3BB42797" w14:textId="77777777" w:rsidR="001D5711" w:rsidRPr="00F8582F" w:rsidRDefault="001D5711">
      <w:pPr>
        <w:pStyle w:val="Corpodetexto"/>
        <w:rPr>
          <w:sz w:val="28"/>
        </w:rPr>
      </w:pPr>
    </w:p>
    <w:p w14:paraId="095F9ECE" w14:textId="77777777" w:rsidR="001D5711" w:rsidRPr="00F8582F" w:rsidRDefault="001D5711">
      <w:pPr>
        <w:pStyle w:val="Corpodetexto"/>
        <w:rPr>
          <w:sz w:val="28"/>
        </w:rPr>
      </w:pPr>
    </w:p>
    <w:p w14:paraId="345BFB3C" w14:textId="77777777" w:rsidR="001D5711" w:rsidRPr="00F8582F" w:rsidRDefault="001D5711">
      <w:pPr>
        <w:pStyle w:val="Corpodetexto"/>
        <w:rPr>
          <w:sz w:val="28"/>
        </w:rPr>
      </w:pPr>
    </w:p>
    <w:p w14:paraId="47C201B1" w14:textId="77777777" w:rsidR="001D5711" w:rsidRPr="00F8582F" w:rsidRDefault="001D5711">
      <w:pPr>
        <w:pStyle w:val="Corpodetexto"/>
        <w:rPr>
          <w:sz w:val="28"/>
        </w:rPr>
      </w:pPr>
    </w:p>
    <w:p w14:paraId="78C7B56B" w14:textId="77777777" w:rsidR="001D5711" w:rsidRPr="00F8582F" w:rsidRDefault="001D5711">
      <w:pPr>
        <w:pStyle w:val="Corpodetexto"/>
        <w:rPr>
          <w:sz w:val="28"/>
        </w:rPr>
      </w:pPr>
    </w:p>
    <w:p w14:paraId="2087CD13" w14:textId="77777777" w:rsidR="001D5711" w:rsidRPr="00F8582F" w:rsidRDefault="001D5711">
      <w:pPr>
        <w:pStyle w:val="Corpodetexto"/>
        <w:rPr>
          <w:sz w:val="28"/>
        </w:rPr>
      </w:pPr>
    </w:p>
    <w:p w14:paraId="14D3077B" w14:textId="77777777" w:rsidR="001D5711" w:rsidRPr="00F8582F" w:rsidRDefault="001D5711">
      <w:pPr>
        <w:pStyle w:val="Corpodetexto"/>
        <w:rPr>
          <w:sz w:val="28"/>
        </w:rPr>
      </w:pPr>
    </w:p>
    <w:p w14:paraId="7ED2A849" w14:textId="77777777" w:rsidR="001D5711" w:rsidRPr="00F8582F" w:rsidRDefault="001D5711">
      <w:pPr>
        <w:pStyle w:val="Corpodetexto"/>
        <w:rPr>
          <w:sz w:val="28"/>
        </w:rPr>
      </w:pPr>
    </w:p>
    <w:p w14:paraId="728EF7F8" w14:textId="77777777" w:rsidR="001D5711" w:rsidRPr="00F8582F" w:rsidRDefault="001D5711">
      <w:pPr>
        <w:pStyle w:val="Corpodetexto"/>
        <w:rPr>
          <w:sz w:val="28"/>
        </w:rPr>
      </w:pPr>
    </w:p>
    <w:p w14:paraId="71CBE43F" w14:textId="77777777" w:rsidR="001D5711" w:rsidRPr="00F8582F" w:rsidRDefault="001D5711">
      <w:pPr>
        <w:pStyle w:val="Corpodetexto"/>
        <w:rPr>
          <w:sz w:val="28"/>
        </w:rPr>
      </w:pPr>
    </w:p>
    <w:p w14:paraId="3600282B" w14:textId="77777777" w:rsidR="001D5711" w:rsidRPr="00F8582F" w:rsidRDefault="001D5711">
      <w:pPr>
        <w:pStyle w:val="Corpodetexto"/>
        <w:rPr>
          <w:sz w:val="28"/>
        </w:rPr>
      </w:pPr>
    </w:p>
    <w:p w14:paraId="280CFD02" w14:textId="77777777" w:rsidR="001D5711" w:rsidRPr="00F8582F" w:rsidRDefault="001D5711">
      <w:pPr>
        <w:pStyle w:val="Corpodetexto"/>
        <w:rPr>
          <w:sz w:val="28"/>
        </w:rPr>
      </w:pPr>
    </w:p>
    <w:p w14:paraId="411D70A2" w14:textId="77777777" w:rsidR="005F287F" w:rsidRPr="00F8582F" w:rsidRDefault="005F287F">
      <w:pPr>
        <w:pStyle w:val="Corpodetexto"/>
        <w:rPr>
          <w:sz w:val="28"/>
        </w:rPr>
      </w:pPr>
    </w:p>
    <w:p w14:paraId="5889CAE4" w14:textId="77777777" w:rsidR="005F287F" w:rsidRPr="00F8582F" w:rsidRDefault="005F287F">
      <w:pPr>
        <w:pStyle w:val="Corpodetexto"/>
        <w:rPr>
          <w:sz w:val="28"/>
        </w:rPr>
      </w:pPr>
    </w:p>
    <w:p w14:paraId="155308AD" w14:textId="77777777" w:rsidR="001D5711" w:rsidRPr="00F8582F" w:rsidRDefault="001D5711">
      <w:pPr>
        <w:pStyle w:val="Corpodetexto"/>
        <w:rPr>
          <w:sz w:val="28"/>
        </w:rPr>
      </w:pPr>
    </w:p>
    <w:p w14:paraId="2D808B3F" w14:textId="77777777" w:rsidR="001D5711" w:rsidRPr="00F8582F" w:rsidRDefault="001D5711">
      <w:pPr>
        <w:pStyle w:val="Corpodetexto"/>
        <w:rPr>
          <w:sz w:val="28"/>
        </w:rPr>
      </w:pPr>
    </w:p>
    <w:p w14:paraId="376AC4C8" w14:textId="77777777" w:rsidR="001D5711" w:rsidRPr="00F8582F" w:rsidRDefault="001D5711">
      <w:pPr>
        <w:pStyle w:val="Corpodetexto"/>
        <w:spacing w:before="5"/>
        <w:rPr>
          <w:sz w:val="33"/>
        </w:rPr>
      </w:pPr>
    </w:p>
    <w:p w14:paraId="6539F521" w14:textId="77777777" w:rsidR="001D5711" w:rsidRPr="00F8582F" w:rsidRDefault="001D5711">
      <w:pPr>
        <w:pStyle w:val="Corpodetexto"/>
        <w:rPr>
          <w:sz w:val="20"/>
        </w:rPr>
      </w:pPr>
    </w:p>
    <w:p w14:paraId="7B7DCED9" w14:textId="77777777" w:rsidR="001D5711" w:rsidRPr="00F8582F" w:rsidRDefault="001D5711">
      <w:pPr>
        <w:pStyle w:val="Corpodetexto"/>
        <w:rPr>
          <w:sz w:val="20"/>
        </w:rPr>
      </w:pPr>
    </w:p>
    <w:p w14:paraId="24754F33" w14:textId="77777777" w:rsidR="001D5711" w:rsidRPr="00F8582F" w:rsidRDefault="001D5711">
      <w:pPr>
        <w:pStyle w:val="Corpodetexto"/>
        <w:rPr>
          <w:sz w:val="20"/>
        </w:rPr>
      </w:pPr>
    </w:p>
    <w:p w14:paraId="152EF4A2" w14:textId="46265DDF" w:rsidR="001D5711" w:rsidRPr="00F8582F" w:rsidRDefault="001D5711" w:rsidP="002C0E54">
      <w:pPr>
        <w:pStyle w:val="Corpodetexto"/>
        <w:sectPr w:rsidR="001D5711" w:rsidRPr="00F8582F" w:rsidSect="00B10DA6">
          <w:pgSz w:w="11910" w:h="16840"/>
          <w:pgMar w:top="1340" w:right="920" w:bottom="0" w:left="1100" w:header="720" w:footer="720" w:gutter="0"/>
          <w:cols w:space="720"/>
          <w:titlePg/>
          <w:docGrid w:linePitch="299"/>
        </w:sectPr>
      </w:pPr>
    </w:p>
    <w:p w14:paraId="1B4C30A8" w14:textId="01010D30" w:rsidR="0075522E" w:rsidRPr="00F8582F" w:rsidRDefault="00F8582F" w:rsidP="0075522E">
      <w:pPr>
        <w:jc w:val="center"/>
        <w:rPr>
          <w:b/>
          <w:bCs/>
          <w:sz w:val="56"/>
          <w:szCs w:val="56"/>
        </w:rPr>
      </w:pPr>
      <w:r w:rsidRPr="00F8582F">
        <w:rPr>
          <w:b/>
          <w:bCs/>
          <w:sz w:val="56"/>
          <w:szCs w:val="56"/>
        </w:rPr>
        <w:lastRenderedPageBreak/>
        <w:t>Índice</w:t>
      </w:r>
    </w:p>
    <w:p w14:paraId="567C9B5D" w14:textId="340B7BD4" w:rsidR="00490BB5" w:rsidRDefault="00B44011">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r w:rsidRPr="00F8582F">
        <w:rPr>
          <w:b/>
          <w:sz w:val="34"/>
        </w:rPr>
        <w:fldChar w:fldCharType="begin"/>
      </w:r>
      <w:r w:rsidRPr="00F8582F">
        <w:rPr>
          <w:b/>
          <w:sz w:val="34"/>
        </w:rPr>
        <w:instrText xml:space="preserve"> TOC \o "1-3" \h \z \u </w:instrText>
      </w:r>
      <w:r w:rsidRPr="00F8582F">
        <w:rPr>
          <w:b/>
          <w:sz w:val="34"/>
        </w:rPr>
        <w:fldChar w:fldCharType="separate"/>
      </w:r>
      <w:hyperlink w:anchor="_Toc176774512" w:history="1">
        <w:r w:rsidR="00490BB5" w:rsidRPr="003E1A28">
          <w:rPr>
            <w:rStyle w:val="Hiperligao"/>
            <w:noProof/>
          </w:rPr>
          <w:t>Introdução</w:t>
        </w:r>
        <w:r w:rsidR="00490BB5">
          <w:rPr>
            <w:noProof/>
            <w:webHidden/>
          </w:rPr>
          <w:tab/>
        </w:r>
        <w:r w:rsidR="00490BB5">
          <w:rPr>
            <w:noProof/>
            <w:webHidden/>
          </w:rPr>
          <w:fldChar w:fldCharType="begin"/>
        </w:r>
        <w:r w:rsidR="00490BB5">
          <w:rPr>
            <w:noProof/>
            <w:webHidden/>
          </w:rPr>
          <w:instrText xml:space="preserve"> PAGEREF _Toc176774512 \h </w:instrText>
        </w:r>
        <w:r w:rsidR="00490BB5">
          <w:rPr>
            <w:noProof/>
            <w:webHidden/>
          </w:rPr>
        </w:r>
        <w:r w:rsidR="00490BB5">
          <w:rPr>
            <w:noProof/>
            <w:webHidden/>
          </w:rPr>
          <w:fldChar w:fldCharType="separate"/>
        </w:r>
        <w:r w:rsidR="00490BB5">
          <w:rPr>
            <w:noProof/>
            <w:webHidden/>
          </w:rPr>
          <w:t>23</w:t>
        </w:r>
        <w:r w:rsidR="00490BB5">
          <w:rPr>
            <w:noProof/>
            <w:webHidden/>
          </w:rPr>
          <w:fldChar w:fldCharType="end"/>
        </w:r>
      </w:hyperlink>
    </w:p>
    <w:p w14:paraId="0561201F" w14:textId="1DD2A186"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13" w:history="1">
        <w:r w:rsidRPr="003E1A28">
          <w:rPr>
            <w:rStyle w:val="Hiperligao"/>
            <w:noProof/>
          </w:rPr>
          <w:t>LoRaWAN</w:t>
        </w:r>
        <w:r>
          <w:rPr>
            <w:noProof/>
            <w:webHidden/>
          </w:rPr>
          <w:tab/>
        </w:r>
        <w:r>
          <w:rPr>
            <w:noProof/>
            <w:webHidden/>
          </w:rPr>
          <w:fldChar w:fldCharType="begin"/>
        </w:r>
        <w:r>
          <w:rPr>
            <w:noProof/>
            <w:webHidden/>
          </w:rPr>
          <w:instrText xml:space="preserve"> PAGEREF _Toc176774513 \h </w:instrText>
        </w:r>
        <w:r>
          <w:rPr>
            <w:noProof/>
            <w:webHidden/>
          </w:rPr>
        </w:r>
        <w:r>
          <w:rPr>
            <w:noProof/>
            <w:webHidden/>
          </w:rPr>
          <w:fldChar w:fldCharType="separate"/>
        </w:r>
        <w:r>
          <w:rPr>
            <w:noProof/>
            <w:webHidden/>
          </w:rPr>
          <w:t>24</w:t>
        </w:r>
        <w:r>
          <w:rPr>
            <w:noProof/>
            <w:webHidden/>
          </w:rPr>
          <w:fldChar w:fldCharType="end"/>
        </w:r>
      </w:hyperlink>
    </w:p>
    <w:p w14:paraId="7A19F6DC" w14:textId="51EE2BC0"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14" w:history="1">
        <w:r w:rsidRPr="003E1A28">
          <w:rPr>
            <w:rStyle w:val="Hiperligao"/>
            <w:noProof/>
          </w:rPr>
          <w:t>Motivação</w:t>
        </w:r>
        <w:r>
          <w:rPr>
            <w:noProof/>
            <w:webHidden/>
          </w:rPr>
          <w:tab/>
        </w:r>
        <w:r>
          <w:rPr>
            <w:noProof/>
            <w:webHidden/>
          </w:rPr>
          <w:fldChar w:fldCharType="begin"/>
        </w:r>
        <w:r>
          <w:rPr>
            <w:noProof/>
            <w:webHidden/>
          </w:rPr>
          <w:instrText xml:space="preserve"> PAGEREF _Toc176774514 \h </w:instrText>
        </w:r>
        <w:r>
          <w:rPr>
            <w:noProof/>
            <w:webHidden/>
          </w:rPr>
        </w:r>
        <w:r>
          <w:rPr>
            <w:noProof/>
            <w:webHidden/>
          </w:rPr>
          <w:fldChar w:fldCharType="separate"/>
        </w:r>
        <w:r>
          <w:rPr>
            <w:noProof/>
            <w:webHidden/>
          </w:rPr>
          <w:t>25</w:t>
        </w:r>
        <w:r>
          <w:rPr>
            <w:noProof/>
            <w:webHidden/>
          </w:rPr>
          <w:fldChar w:fldCharType="end"/>
        </w:r>
      </w:hyperlink>
    </w:p>
    <w:p w14:paraId="51205F90" w14:textId="67DC03B9"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15" w:history="1">
        <w:r w:rsidRPr="003E1A28">
          <w:rPr>
            <w:rStyle w:val="Hiperligao"/>
            <w:noProof/>
          </w:rPr>
          <w:t>Contextualização</w:t>
        </w:r>
        <w:r>
          <w:rPr>
            <w:noProof/>
            <w:webHidden/>
          </w:rPr>
          <w:tab/>
        </w:r>
        <w:r>
          <w:rPr>
            <w:noProof/>
            <w:webHidden/>
          </w:rPr>
          <w:fldChar w:fldCharType="begin"/>
        </w:r>
        <w:r>
          <w:rPr>
            <w:noProof/>
            <w:webHidden/>
          </w:rPr>
          <w:instrText xml:space="preserve"> PAGEREF _Toc176774515 \h </w:instrText>
        </w:r>
        <w:r>
          <w:rPr>
            <w:noProof/>
            <w:webHidden/>
          </w:rPr>
        </w:r>
        <w:r>
          <w:rPr>
            <w:noProof/>
            <w:webHidden/>
          </w:rPr>
          <w:fldChar w:fldCharType="separate"/>
        </w:r>
        <w:r>
          <w:rPr>
            <w:noProof/>
            <w:webHidden/>
          </w:rPr>
          <w:t>25</w:t>
        </w:r>
        <w:r>
          <w:rPr>
            <w:noProof/>
            <w:webHidden/>
          </w:rPr>
          <w:fldChar w:fldCharType="end"/>
        </w:r>
      </w:hyperlink>
    </w:p>
    <w:p w14:paraId="61FF0B13" w14:textId="33F793E7"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16" w:history="1">
        <w:r w:rsidRPr="003E1A28">
          <w:rPr>
            <w:rStyle w:val="Hiperligao"/>
            <w:noProof/>
          </w:rPr>
          <w:t>Problemas Identificados</w:t>
        </w:r>
        <w:r>
          <w:rPr>
            <w:noProof/>
            <w:webHidden/>
          </w:rPr>
          <w:tab/>
        </w:r>
        <w:r>
          <w:rPr>
            <w:noProof/>
            <w:webHidden/>
          </w:rPr>
          <w:fldChar w:fldCharType="begin"/>
        </w:r>
        <w:r>
          <w:rPr>
            <w:noProof/>
            <w:webHidden/>
          </w:rPr>
          <w:instrText xml:space="preserve"> PAGEREF _Toc176774516 \h </w:instrText>
        </w:r>
        <w:r>
          <w:rPr>
            <w:noProof/>
            <w:webHidden/>
          </w:rPr>
        </w:r>
        <w:r>
          <w:rPr>
            <w:noProof/>
            <w:webHidden/>
          </w:rPr>
          <w:fldChar w:fldCharType="separate"/>
        </w:r>
        <w:r>
          <w:rPr>
            <w:noProof/>
            <w:webHidden/>
          </w:rPr>
          <w:t>26</w:t>
        </w:r>
        <w:r>
          <w:rPr>
            <w:noProof/>
            <w:webHidden/>
          </w:rPr>
          <w:fldChar w:fldCharType="end"/>
        </w:r>
      </w:hyperlink>
    </w:p>
    <w:p w14:paraId="1058CA19" w14:textId="59F1DCFA"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17" w:history="1">
        <w:r w:rsidRPr="003E1A28">
          <w:rPr>
            <w:rStyle w:val="Hiperligao"/>
            <w:noProof/>
          </w:rPr>
          <w:t>Objetivos</w:t>
        </w:r>
        <w:r>
          <w:rPr>
            <w:noProof/>
            <w:webHidden/>
          </w:rPr>
          <w:tab/>
        </w:r>
        <w:r>
          <w:rPr>
            <w:noProof/>
            <w:webHidden/>
          </w:rPr>
          <w:fldChar w:fldCharType="begin"/>
        </w:r>
        <w:r>
          <w:rPr>
            <w:noProof/>
            <w:webHidden/>
          </w:rPr>
          <w:instrText xml:space="preserve"> PAGEREF _Toc176774517 \h </w:instrText>
        </w:r>
        <w:r>
          <w:rPr>
            <w:noProof/>
            <w:webHidden/>
          </w:rPr>
        </w:r>
        <w:r>
          <w:rPr>
            <w:noProof/>
            <w:webHidden/>
          </w:rPr>
          <w:fldChar w:fldCharType="separate"/>
        </w:r>
        <w:r>
          <w:rPr>
            <w:noProof/>
            <w:webHidden/>
          </w:rPr>
          <w:t>27</w:t>
        </w:r>
        <w:r>
          <w:rPr>
            <w:noProof/>
            <w:webHidden/>
          </w:rPr>
          <w:fldChar w:fldCharType="end"/>
        </w:r>
      </w:hyperlink>
    </w:p>
    <w:p w14:paraId="394DCDAA" w14:textId="424AE484"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18" w:history="1">
        <w:r w:rsidRPr="003E1A28">
          <w:rPr>
            <w:rStyle w:val="Hiperligao"/>
            <w:noProof/>
          </w:rPr>
          <w:t>Estrutura</w:t>
        </w:r>
        <w:r>
          <w:rPr>
            <w:noProof/>
            <w:webHidden/>
          </w:rPr>
          <w:tab/>
        </w:r>
        <w:r>
          <w:rPr>
            <w:noProof/>
            <w:webHidden/>
          </w:rPr>
          <w:fldChar w:fldCharType="begin"/>
        </w:r>
        <w:r>
          <w:rPr>
            <w:noProof/>
            <w:webHidden/>
          </w:rPr>
          <w:instrText xml:space="preserve"> PAGEREF _Toc176774518 \h </w:instrText>
        </w:r>
        <w:r>
          <w:rPr>
            <w:noProof/>
            <w:webHidden/>
          </w:rPr>
        </w:r>
        <w:r>
          <w:rPr>
            <w:noProof/>
            <w:webHidden/>
          </w:rPr>
          <w:fldChar w:fldCharType="separate"/>
        </w:r>
        <w:r>
          <w:rPr>
            <w:noProof/>
            <w:webHidden/>
          </w:rPr>
          <w:t>28</w:t>
        </w:r>
        <w:r>
          <w:rPr>
            <w:noProof/>
            <w:webHidden/>
          </w:rPr>
          <w:fldChar w:fldCharType="end"/>
        </w:r>
      </w:hyperlink>
    </w:p>
    <w:p w14:paraId="78D7CF84" w14:textId="3C6C2CE7"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19" w:history="1">
        <w:r w:rsidRPr="003E1A28">
          <w:rPr>
            <w:rStyle w:val="Hiperligao"/>
            <w:noProof/>
          </w:rPr>
          <w:t>Estado da Arte</w:t>
        </w:r>
        <w:r>
          <w:rPr>
            <w:noProof/>
            <w:webHidden/>
          </w:rPr>
          <w:tab/>
        </w:r>
        <w:r>
          <w:rPr>
            <w:noProof/>
            <w:webHidden/>
          </w:rPr>
          <w:fldChar w:fldCharType="begin"/>
        </w:r>
        <w:r>
          <w:rPr>
            <w:noProof/>
            <w:webHidden/>
          </w:rPr>
          <w:instrText xml:space="preserve"> PAGEREF _Toc176774519 \h </w:instrText>
        </w:r>
        <w:r>
          <w:rPr>
            <w:noProof/>
            <w:webHidden/>
          </w:rPr>
        </w:r>
        <w:r>
          <w:rPr>
            <w:noProof/>
            <w:webHidden/>
          </w:rPr>
          <w:fldChar w:fldCharType="separate"/>
        </w:r>
        <w:r>
          <w:rPr>
            <w:noProof/>
            <w:webHidden/>
          </w:rPr>
          <w:t>29</w:t>
        </w:r>
        <w:r>
          <w:rPr>
            <w:noProof/>
            <w:webHidden/>
          </w:rPr>
          <w:fldChar w:fldCharType="end"/>
        </w:r>
      </w:hyperlink>
    </w:p>
    <w:p w14:paraId="0A40F637" w14:textId="167FE45B"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0" w:history="1">
        <w:r w:rsidRPr="003E1A28">
          <w:rPr>
            <w:rStyle w:val="Hiperligao"/>
            <w:noProof/>
          </w:rPr>
          <w:t>Metodologia Ágil</w:t>
        </w:r>
        <w:r>
          <w:rPr>
            <w:noProof/>
            <w:webHidden/>
          </w:rPr>
          <w:tab/>
        </w:r>
        <w:r>
          <w:rPr>
            <w:noProof/>
            <w:webHidden/>
          </w:rPr>
          <w:fldChar w:fldCharType="begin"/>
        </w:r>
        <w:r>
          <w:rPr>
            <w:noProof/>
            <w:webHidden/>
          </w:rPr>
          <w:instrText xml:space="preserve"> PAGEREF _Toc176774520 \h </w:instrText>
        </w:r>
        <w:r>
          <w:rPr>
            <w:noProof/>
            <w:webHidden/>
          </w:rPr>
        </w:r>
        <w:r>
          <w:rPr>
            <w:noProof/>
            <w:webHidden/>
          </w:rPr>
          <w:fldChar w:fldCharType="separate"/>
        </w:r>
        <w:r>
          <w:rPr>
            <w:noProof/>
            <w:webHidden/>
          </w:rPr>
          <w:t>29</w:t>
        </w:r>
        <w:r>
          <w:rPr>
            <w:noProof/>
            <w:webHidden/>
          </w:rPr>
          <w:fldChar w:fldCharType="end"/>
        </w:r>
      </w:hyperlink>
    </w:p>
    <w:p w14:paraId="793247CF" w14:textId="26601D30"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1" w:history="1">
        <w:r w:rsidRPr="003E1A28">
          <w:rPr>
            <w:rStyle w:val="Hiperligao"/>
            <w:rFonts w:eastAsia="Arial"/>
            <w:noProof/>
          </w:rPr>
          <w:t>Programação</w:t>
        </w:r>
        <w:r>
          <w:rPr>
            <w:noProof/>
            <w:webHidden/>
          </w:rPr>
          <w:tab/>
        </w:r>
        <w:r>
          <w:rPr>
            <w:noProof/>
            <w:webHidden/>
          </w:rPr>
          <w:fldChar w:fldCharType="begin"/>
        </w:r>
        <w:r>
          <w:rPr>
            <w:noProof/>
            <w:webHidden/>
          </w:rPr>
          <w:instrText xml:space="preserve"> PAGEREF _Toc176774521 \h </w:instrText>
        </w:r>
        <w:r>
          <w:rPr>
            <w:noProof/>
            <w:webHidden/>
          </w:rPr>
        </w:r>
        <w:r>
          <w:rPr>
            <w:noProof/>
            <w:webHidden/>
          </w:rPr>
          <w:fldChar w:fldCharType="separate"/>
        </w:r>
        <w:r>
          <w:rPr>
            <w:noProof/>
            <w:webHidden/>
          </w:rPr>
          <w:t>29</w:t>
        </w:r>
        <w:r>
          <w:rPr>
            <w:noProof/>
            <w:webHidden/>
          </w:rPr>
          <w:fldChar w:fldCharType="end"/>
        </w:r>
      </w:hyperlink>
    </w:p>
    <w:p w14:paraId="18F9DA5F" w14:textId="63FD0B3C"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2" w:history="1">
        <w:r w:rsidRPr="003E1A28">
          <w:rPr>
            <w:rStyle w:val="Hiperligao"/>
            <w:rFonts w:eastAsia="Arial"/>
            <w:noProof/>
          </w:rPr>
          <w:t>Produto</w:t>
        </w:r>
        <w:r>
          <w:rPr>
            <w:noProof/>
            <w:webHidden/>
          </w:rPr>
          <w:tab/>
        </w:r>
        <w:r>
          <w:rPr>
            <w:noProof/>
            <w:webHidden/>
          </w:rPr>
          <w:fldChar w:fldCharType="begin"/>
        </w:r>
        <w:r>
          <w:rPr>
            <w:noProof/>
            <w:webHidden/>
          </w:rPr>
          <w:instrText xml:space="preserve"> PAGEREF _Toc176774522 \h </w:instrText>
        </w:r>
        <w:r>
          <w:rPr>
            <w:noProof/>
            <w:webHidden/>
          </w:rPr>
        </w:r>
        <w:r>
          <w:rPr>
            <w:noProof/>
            <w:webHidden/>
          </w:rPr>
          <w:fldChar w:fldCharType="separate"/>
        </w:r>
        <w:r>
          <w:rPr>
            <w:noProof/>
            <w:webHidden/>
          </w:rPr>
          <w:t>30</w:t>
        </w:r>
        <w:r>
          <w:rPr>
            <w:noProof/>
            <w:webHidden/>
          </w:rPr>
          <w:fldChar w:fldCharType="end"/>
        </w:r>
      </w:hyperlink>
    </w:p>
    <w:p w14:paraId="443B1FE4" w14:textId="2A1EEB05"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3" w:history="1">
        <w:r w:rsidRPr="003E1A28">
          <w:rPr>
            <w:rStyle w:val="Hiperligao"/>
            <w:noProof/>
          </w:rPr>
          <w:t>Análise e Desenho</w:t>
        </w:r>
        <w:r>
          <w:rPr>
            <w:noProof/>
            <w:webHidden/>
          </w:rPr>
          <w:tab/>
        </w:r>
        <w:r>
          <w:rPr>
            <w:noProof/>
            <w:webHidden/>
          </w:rPr>
          <w:fldChar w:fldCharType="begin"/>
        </w:r>
        <w:r>
          <w:rPr>
            <w:noProof/>
            <w:webHidden/>
          </w:rPr>
          <w:instrText xml:space="preserve"> PAGEREF _Toc176774523 \h </w:instrText>
        </w:r>
        <w:r>
          <w:rPr>
            <w:noProof/>
            <w:webHidden/>
          </w:rPr>
        </w:r>
        <w:r>
          <w:rPr>
            <w:noProof/>
            <w:webHidden/>
          </w:rPr>
          <w:fldChar w:fldCharType="separate"/>
        </w:r>
        <w:r>
          <w:rPr>
            <w:noProof/>
            <w:webHidden/>
          </w:rPr>
          <w:t>31</w:t>
        </w:r>
        <w:r>
          <w:rPr>
            <w:noProof/>
            <w:webHidden/>
          </w:rPr>
          <w:fldChar w:fldCharType="end"/>
        </w:r>
      </w:hyperlink>
    </w:p>
    <w:p w14:paraId="2B433C34" w14:textId="25E95906"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4" w:history="1">
        <w:r w:rsidRPr="003E1A28">
          <w:rPr>
            <w:rStyle w:val="Hiperligao"/>
            <w:noProof/>
          </w:rPr>
          <w:t>Requisitos</w:t>
        </w:r>
        <w:r>
          <w:rPr>
            <w:noProof/>
            <w:webHidden/>
          </w:rPr>
          <w:tab/>
        </w:r>
        <w:r>
          <w:rPr>
            <w:noProof/>
            <w:webHidden/>
          </w:rPr>
          <w:fldChar w:fldCharType="begin"/>
        </w:r>
        <w:r>
          <w:rPr>
            <w:noProof/>
            <w:webHidden/>
          </w:rPr>
          <w:instrText xml:space="preserve"> PAGEREF _Toc176774524 \h </w:instrText>
        </w:r>
        <w:r>
          <w:rPr>
            <w:noProof/>
            <w:webHidden/>
          </w:rPr>
        </w:r>
        <w:r>
          <w:rPr>
            <w:noProof/>
            <w:webHidden/>
          </w:rPr>
          <w:fldChar w:fldCharType="separate"/>
        </w:r>
        <w:r>
          <w:rPr>
            <w:noProof/>
            <w:webHidden/>
          </w:rPr>
          <w:t>31</w:t>
        </w:r>
        <w:r>
          <w:rPr>
            <w:noProof/>
            <w:webHidden/>
          </w:rPr>
          <w:fldChar w:fldCharType="end"/>
        </w:r>
      </w:hyperlink>
    </w:p>
    <w:p w14:paraId="4D697094" w14:textId="07158A72" w:rsidR="00490BB5" w:rsidRDefault="00490BB5">
      <w:pPr>
        <w:pStyle w:val="ndice3"/>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5" w:history="1">
        <w:r w:rsidRPr="003E1A28">
          <w:rPr>
            <w:rStyle w:val="Hiperligao"/>
            <w:noProof/>
          </w:rPr>
          <w:t>Requisitos Funcionais</w:t>
        </w:r>
        <w:r>
          <w:rPr>
            <w:noProof/>
            <w:webHidden/>
          </w:rPr>
          <w:tab/>
        </w:r>
        <w:r>
          <w:rPr>
            <w:noProof/>
            <w:webHidden/>
          </w:rPr>
          <w:fldChar w:fldCharType="begin"/>
        </w:r>
        <w:r>
          <w:rPr>
            <w:noProof/>
            <w:webHidden/>
          </w:rPr>
          <w:instrText xml:space="preserve"> PAGEREF _Toc176774525 \h </w:instrText>
        </w:r>
        <w:r>
          <w:rPr>
            <w:noProof/>
            <w:webHidden/>
          </w:rPr>
        </w:r>
        <w:r>
          <w:rPr>
            <w:noProof/>
            <w:webHidden/>
          </w:rPr>
          <w:fldChar w:fldCharType="separate"/>
        </w:r>
        <w:r>
          <w:rPr>
            <w:noProof/>
            <w:webHidden/>
          </w:rPr>
          <w:t>31</w:t>
        </w:r>
        <w:r>
          <w:rPr>
            <w:noProof/>
            <w:webHidden/>
          </w:rPr>
          <w:fldChar w:fldCharType="end"/>
        </w:r>
      </w:hyperlink>
    </w:p>
    <w:p w14:paraId="6110C7DD" w14:textId="7228FED1" w:rsidR="00490BB5" w:rsidRDefault="00490BB5">
      <w:pPr>
        <w:pStyle w:val="ndice3"/>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6" w:history="1">
        <w:r w:rsidRPr="003E1A28">
          <w:rPr>
            <w:rStyle w:val="Hiperligao"/>
            <w:noProof/>
          </w:rPr>
          <w:t>Requisitos Não Funcionais</w:t>
        </w:r>
        <w:r>
          <w:rPr>
            <w:noProof/>
            <w:webHidden/>
          </w:rPr>
          <w:tab/>
        </w:r>
        <w:r>
          <w:rPr>
            <w:noProof/>
            <w:webHidden/>
          </w:rPr>
          <w:fldChar w:fldCharType="begin"/>
        </w:r>
        <w:r>
          <w:rPr>
            <w:noProof/>
            <w:webHidden/>
          </w:rPr>
          <w:instrText xml:space="preserve"> PAGEREF _Toc176774526 \h </w:instrText>
        </w:r>
        <w:r>
          <w:rPr>
            <w:noProof/>
            <w:webHidden/>
          </w:rPr>
        </w:r>
        <w:r>
          <w:rPr>
            <w:noProof/>
            <w:webHidden/>
          </w:rPr>
          <w:fldChar w:fldCharType="separate"/>
        </w:r>
        <w:r>
          <w:rPr>
            <w:noProof/>
            <w:webHidden/>
          </w:rPr>
          <w:t>31</w:t>
        </w:r>
        <w:r>
          <w:rPr>
            <w:noProof/>
            <w:webHidden/>
          </w:rPr>
          <w:fldChar w:fldCharType="end"/>
        </w:r>
      </w:hyperlink>
    </w:p>
    <w:p w14:paraId="5BD04AEA" w14:textId="2E95436A"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7" w:history="1">
        <w:r w:rsidRPr="003E1A28">
          <w:rPr>
            <w:rStyle w:val="Hiperligao"/>
            <w:noProof/>
          </w:rPr>
          <w:t>Diagramas</w:t>
        </w:r>
        <w:r>
          <w:rPr>
            <w:noProof/>
            <w:webHidden/>
          </w:rPr>
          <w:tab/>
        </w:r>
        <w:r>
          <w:rPr>
            <w:noProof/>
            <w:webHidden/>
          </w:rPr>
          <w:fldChar w:fldCharType="begin"/>
        </w:r>
        <w:r>
          <w:rPr>
            <w:noProof/>
            <w:webHidden/>
          </w:rPr>
          <w:instrText xml:space="preserve"> PAGEREF _Toc176774527 \h </w:instrText>
        </w:r>
        <w:r>
          <w:rPr>
            <w:noProof/>
            <w:webHidden/>
          </w:rPr>
        </w:r>
        <w:r>
          <w:rPr>
            <w:noProof/>
            <w:webHidden/>
          </w:rPr>
          <w:fldChar w:fldCharType="separate"/>
        </w:r>
        <w:r>
          <w:rPr>
            <w:noProof/>
            <w:webHidden/>
          </w:rPr>
          <w:t>32</w:t>
        </w:r>
        <w:r>
          <w:rPr>
            <w:noProof/>
            <w:webHidden/>
          </w:rPr>
          <w:fldChar w:fldCharType="end"/>
        </w:r>
      </w:hyperlink>
    </w:p>
    <w:p w14:paraId="60D6E6D8" w14:textId="67CF07B0"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8" w:history="1">
        <w:r w:rsidRPr="003E1A28">
          <w:rPr>
            <w:rStyle w:val="Hiperligao"/>
            <w:noProof/>
          </w:rPr>
          <w:t>Desenvolvimento</w:t>
        </w:r>
        <w:r>
          <w:rPr>
            <w:noProof/>
            <w:webHidden/>
          </w:rPr>
          <w:tab/>
        </w:r>
        <w:r>
          <w:rPr>
            <w:noProof/>
            <w:webHidden/>
          </w:rPr>
          <w:fldChar w:fldCharType="begin"/>
        </w:r>
        <w:r>
          <w:rPr>
            <w:noProof/>
            <w:webHidden/>
          </w:rPr>
          <w:instrText xml:space="preserve"> PAGEREF _Toc176774528 \h </w:instrText>
        </w:r>
        <w:r>
          <w:rPr>
            <w:noProof/>
            <w:webHidden/>
          </w:rPr>
        </w:r>
        <w:r>
          <w:rPr>
            <w:noProof/>
            <w:webHidden/>
          </w:rPr>
          <w:fldChar w:fldCharType="separate"/>
        </w:r>
        <w:r>
          <w:rPr>
            <w:noProof/>
            <w:webHidden/>
          </w:rPr>
          <w:t>34</w:t>
        </w:r>
        <w:r>
          <w:rPr>
            <w:noProof/>
            <w:webHidden/>
          </w:rPr>
          <w:fldChar w:fldCharType="end"/>
        </w:r>
      </w:hyperlink>
    </w:p>
    <w:p w14:paraId="2F62E5A1" w14:textId="2A3EF5AC"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29" w:history="1">
        <w:r w:rsidRPr="003E1A28">
          <w:rPr>
            <w:rStyle w:val="Hiperligao"/>
            <w:noProof/>
          </w:rPr>
          <w:t>Protocolos de Comunicação</w:t>
        </w:r>
        <w:r>
          <w:rPr>
            <w:noProof/>
            <w:webHidden/>
          </w:rPr>
          <w:tab/>
        </w:r>
        <w:r>
          <w:rPr>
            <w:noProof/>
            <w:webHidden/>
          </w:rPr>
          <w:fldChar w:fldCharType="begin"/>
        </w:r>
        <w:r>
          <w:rPr>
            <w:noProof/>
            <w:webHidden/>
          </w:rPr>
          <w:instrText xml:space="preserve"> PAGEREF _Toc176774529 \h </w:instrText>
        </w:r>
        <w:r>
          <w:rPr>
            <w:noProof/>
            <w:webHidden/>
          </w:rPr>
        </w:r>
        <w:r>
          <w:rPr>
            <w:noProof/>
            <w:webHidden/>
          </w:rPr>
          <w:fldChar w:fldCharType="separate"/>
        </w:r>
        <w:r>
          <w:rPr>
            <w:noProof/>
            <w:webHidden/>
          </w:rPr>
          <w:t>34</w:t>
        </w:r>
        <w:r>
          <w:rPr>
            <w:noProof/>
            <w:webHidden/>
          </w:rPr>
          <w:fldChar w:fldCharType="end"/>
        </w:r>
      </w:hyperlink>
    </w:p>
    <w:p w14:paraId="00102051" w14:textId="6E326CA4"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0" w:history="1">
        <w:r w:rsidRPr="003E1A28">
          <w:rPr>
            <w:rStyle w:val="Hiperligao"/>
            <w:noProof/>
          </w:rPr>
          <w:t>Software</w:t>
        </w:r>
        <w:r>
          <w:rPr>
            <w:noProof/>
            <w:webHidden/>
          </w:rPr>
          <w:tab/>
        </w:r>
        <w:r>
          <w:rPr>
            <w:noProof/>
            <w:webHidden/>
          </w:rPr>
          <w:fldChar w:fldCharType="begin"/>
        </w:r>
        <w:r>
          <w:rPr>
            <w:noProof/>
            <w:webHidden/>
          </w:rPr>
          <w:instrText xml:space="preserve"> PAGEREF _Toc176774530 \h </w:instrText>
        </w:r>
        <w:r>
          <w:rPr>
            <w:noProof/>
            <w:webHidden/>
          </w:rPr>
        </w:r>
        <w:r>
          <w:rPr>
            <w:noProof/>
            <w:webHidden/>
          </w:rPr>
          <w:fldChar w:fldCharType="separate"/>
        </w:r>
        <w:r>
          <w:rPr>
            <w:noProof/>
            <w:webHidden/>
          </w:rPr>
          <w:t>35</w:t>
        </w:r>
        <w:r>
          <w:rPr>
            <w:noProof/>
            <w:webHidden/>
          </w:rPr>
          <w:fldChar w:fldCharType="end"/>
        </w:r>
      </w:hyperlink>
    </w:p>
    <w:p w14:paraId="05B47A34" w14:textId="579D54C4"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1" w:history="1">
        <w:r w:rsidRPr="003E1A28">
          <w:rPr>
            <w:rStyle w:val="Hiperligao"/>
            <w:noProof/>
          </w:rPr>
          <w:t>Ambientes de desenvolvimento</w:t>
        </w:r>
        <w:r>
          <w:rPr>
            <w:noProof/>
            <w:webHidden/>
          </w:rPr>
          <w:tab/>
        </w:r>
        <w:r>
          <w:rPr>
            <w:noProof/>
            <w:webHidden/>
          </w:rPr>
          <w:fldChar w:fldCharType="begin"/>
        </w:r>
        <w:r>
          <w:rPr>
            <w:noProof/>
            <w:webHidden/>
          </w:rPr>
          <w:instrText xml:space="preserve"> PAGEREF _Toc176774531 \h </w:instrText>
        </w:r>
        <w:r>
          <w:rPr>
            <w:noProof/>
            <w:webHidden/>
          </w:rPr>
        </w:r>
        <w:r>
          <w:rPr>
            <w:noProof/>
            <w:webHidden/>
          </w:rPr>
          <w:fldChar w:fldCharType="separate"/>
        </w:r>
        <w:r>
          <w:rPr>
            <w:noProof/>
            <w:webHidden/>
          </w:rPr>
          <w:t>35</w:t>
        </w:r>
        <w:r>
          <w:rPr>
            <w:noProof/>
            <w:webHidden/>
          </w:rPr>
          <w:fldChar w:fldCharType="end"/>
        </w:r>
      </w:hyperlink>
    </w:p>
    <w:p w14:paraId="77C0C7E6" w14:textId="48A7207B"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2" w:history="1">
        <w:r w:rsidRPr="003E1A28">
          <w:rPr>
            <w:rStyle w:val="Hiperligao"/>
            <w:noProof/>
          </w:rPr>
          <w:t>Bibliotecas</w:t>
        </w:r>
        <w:r>
          <w:rPr>
            <w:noProof/>
            <w:webHidden/>
          </w:rPr>
          <w:tab/>
        </w:r>
        <w:r>
          <w:rPr>
            <w:noProof/>
            <w:webHidden/>
          </w:rPr>
          <w:fldChar w:fldCharType="begin"/>
        </w:r>
        <w:r>
          <w:rPr>
            <w:noProof/>
            <w:webHidden/>
          </w:rPr>
          <w:instrText xml:space="preserve"> PAGEREF _Toc176774532 \h </w:instrText>
        </w:r>
        <w:r>
          <w:rPr>
            <w:noProof/>
            <w:webHidden/>
          </w:rPr>
        </w:r>
        <w:r>
          <w:rPr>
            <w:noProof/>
            <w:webHidden/>
          </w:rPr>
          <w:fldChar w:fldCharType="separate"/>
        </w:r>
        <w:r>
          <w:rPr>
            <w:noProof/>
            <w:webHidden/>
          </w:rPr>
          <w:t>35</w:t>
        </w:r>
        <w:r>
          <w:rPr>
            <w:noProof/>
            <w:webHidden/>
          </w:rPr>
          <w:fldChar w:fldCharType="end"/>
        </w:r>
      </w:hyperlink>
    </w:p>
    <w:p w14:paraId="39C1B417" w14:textId="1ECE11E3"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3" w:history="1">
        <w:r w:rsidRPr="003E1A28">
          <w:rPr>
            <w:rStyle w:val="Hiperligao"/>
            <w:noProof/>
          </w:rPr>
          <w:t>Equipamento Utilizado</w:t>
        </w:r>
        <w:r>
          <w:rPr>
            <w:noProof/>
            <w:webHidden/>
          </w:rPr>
          <w:tab/>
        </w:r>
        <w:r>
          <w:rPr>
            <w:noProof/>
            <w:webHidden/>
          </w:rPr>
          <w:fldChar w:fldCharType="begin"/>
        </w:r>
        <w:r>
          <w:rPr>
            <w:noProof/>
            <w:webHidden/>
          </w:rPr>
          <w:instrText xml:space="preserve"> PAGEREF _Toc176774533 \h </w:instrText>
        </w:r>
        <w:r>
          <w:rPr>
            <w:noProof/>
            <w:webHidden/>
          </w:rPr>
        </w:r>
        <w:r>
          <w:rPr>
            <w:noProof/>
            <w:webHidden/>
          </w:rPr>
          <w:fldChar w:fldCharType="separate"/>
        </w:r>
        <w:r>
          <w:rPr>
            <w:noProof/>
            <w:webHidden/>
          </w:rPr>
          <w:t>36</w:t>
        </w:r>
        <w:r>
          <w:rPr>
            <w:noProof/>
            <w:webHidden/>
          </w:rPr>
          <w:fldChar w:fldCharType="end"/>
        </w:r>
      </w:hyperlink>
    </w:p>
    <w:p w14:paraId="5726AF98" w14:textId="7BF03B0A"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4" w:history="1">
        <w:r w:rsidRPr="003E1A28">
          <w:rPr>
            <w:rStyle w:val="Hiperligao"/>
            <w:noProof/>
          </w:rPr>
          <w:t>Placas de desenvolvimento</w:t>
        </w:r>
        <w:r>
          <w:rPr>
            <w:noProof/>
            <w:webHidden/>
          </w:rPr>
          <w:tab/>
        </w:r>
        <w:r>
          <w:rPr>
            <w:noProof/>
            <w:webHidden/>
          </w:rPr>
          <w:fldChar w:fldCharType="begin"/>
        </w:r>
        <w:r>
          <w:rPr>
            <w:noProof/>
            <w:webHidden/>
          </w:rPr>
          <w:instrText xml:space="preserve"> PAGEREF _Toc176774534 \h </w:instrText>
        </w:r>
        <w:r>
          <w:rPr>
            <w:noProof/>
            <w:webHidden/>
          </w:rPr>
        </w:r>
        <w:r>
          <w:rPr>
            <w:noProof/>
            <w:webHidden/>
          </w:rPr>
          <w:fldChar w:fldCharType="separate"/>
        </w:r>
        <w:r>
          <w:rPr>
            <w:noProof/>
            <w:webHidden/>
          </w:rPr>
          <w:t>36</w:t>
        </w:r>
        <w:r>
          <w:rPr>
            <w:noProof/>
            <w:webHidden/>
          </w:rPr>
          <w:fldChar w:fldCharType="end"/>
        </w:r>
      </w:hyperlink>
    </w:p>
    <w:p w14:paraId="022B40E0" w14:textId="7899AD4B" w:rsidR="00490BB5" w:rsidRDefault="00490BB5">
      <w:pPr>
        <w:pStyle w:val="ndice3"/>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5" w:history="1">
        <w:r w:rsidRPr="003E1A28">
          <w:rPr>
            <w:rStyle w:val="Hiperligao"/>
            <w:noProof/>
          </w:rPr>
          <w:t>Arduíno Uno</w:t>
        </w:r>
        <w:r>
          <w:rPr>
            <w:noProof/>
            <w:webHidden/>
          </w:rPr>
          <w:tab/>
        </w:r>
        <w:r>
          <w:rPr>
            <w:noProof/>
            <w:webHidden/>
          </w:rPr>
          <w:fldChar w:fldCharType="begin"/>
        </w:r>
        <w:r>
          <w:rPr>
            <w:noProof/>
            <w:webHidden/>
          </w:rPr>
          <w:instrText xml:space="preserve"> PAGEREF _Toc176774535 \h </w:instrText>
        </w:r>
        <w:r>
          <w:rPr>
            <w:noProof/>
            <w:webHidden/>
          </w:rPr>
        </w:r>
        <w:r>
          <w:rPr>
            <w:noProof/>
            <w:webHidden/>
          </w:rPr>
          <w:fldChar w:fldCharType="separate"/>
        </w:r>
        <w:r>
          <w:rPr>
            <w:noProof/>
            <w:webHidden/>
          </w:rPr>
          <w:t>36</w:t>
        </w:r>
        <w:r>
          <w:rPr>
            <w:noProof/>
            <w:webHidden/>
          </w:rPr>
          <w:fldChar w:fldCharType="end"/>
        </w:r>
      </w:hyperlink>
    </w:p>
    <w:p w14:paraId="50647F01" w14:textId="31FE8DA9" w:rsidR="00490BB5" w:rsidRDefault="00490BB5">
      <w:pPr>
        <w:pStyle w:val="ndice3"/>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6" w:history="1">
        <w:r w:rsidRPr="003E1A28">
          <w:rPr>
            <w:rStyle w:val="Hiperligao"/>
            <w:noProof/>
          </w:rPr>
          <w:t>ESP32 Wroom</w:t>
        </w:r>
        <w:r>
          <w:rPr>
            <w:noProof/>
            <w:webHidden/>
          </w:rPr>
          <w:tab/>
        </w:r>
        <w:r>
          <w:rPr>
            <w:noProof/>
            <w:webHidden/>
          </w:rPr>
          <w:fldChar w:fldCharType="begin"/>
        </w:r>
        <w:r>
          <w:rPr>
            <w:noProof/>
            <w:webHidden/>
          </w:rPr>
          <w:instrText xml:space="preserve"> PAGEREF _Toc176774536 \h </w:instrText>
        </w:r>
        <w:r>
          <w:rPr>
            <w:noProof/>
            <w:webHidden/>
          </w:rPr>
        </w:r>
        <w:r>
          <w:rPr>
            <w:noProof/>
            <w:webHidden/>
          </w:rPr>
          <w:fldChar w:fldCharType="separate"/>
        </w:r>
        <w:r>
          <w:rPr>
            <w:noProof/>
            <w:webHidden/>
          </w:rPr>
          <w:t>36</w:t>
        </w:r>
        <w:r>
          <w:rPr>
            <w:noProof/>
            <w:webHidden/>
          </w:rPr>
          <w:fldChar w:fldCharType="end"/>
        </w:r>
      </w:hyperlink>
    </w:p>
    <w:p w14:paraId="3A693AF5" w14:textId="5F230912"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7" w:history="1">
        <w:r w:rsidRPr="003E1A28">
          <w:rPr>
            <w:rStyle w:val="Hiperligao"/>
            <w:noProof/>
          </w:rPr>
          <w:t>Sensores</w:t>
        </w:r>
        <w:r>
          <w:rPr>
            <w:noProof/>
            <w:webHidden/>
          </w:rPr>
          <w:tab/>
        </w:r>
        <w:r>
          <w:rPr>
            <w:noProof/>
            <w:webHidden/>
          </w:rPr>
          <w:fldChar w:fldCharType="begin"/>
        </w:r>
        <w:r>
          <w:rPr>
            <w:noProof/>
            <w:webHidden/>
          </w:rPr>
          <w:instrText xml:space="preserve"> PAGEREF _Toc176774537 \h </w:instrText>
        </w:r>
        <w:r>
          <w:rPr>
            <w:noProof/>
            <w:webHidden/>
          </w:rPr>
        </w:r>
        <w:r>
          <w:rPr>
            <w:noProof/>
            <w:webHidden/>
          </w:rPr>
          <w:fldChar w:fldCharType="separate"/>
        </w:r>
        <w:r>
          <w:rPr>
            <w:noProof/>
            <w:webHidden/>
          </w:rPr>
          <w:t>37</w:t>
        </w:r>
        <w:r>
          <w:rPr>
            <w:noProof/>
            <w:webHidden/>
          </w:rPr>
          <w:fldChar w:fldCharType="end"/>
        </w:r>
      </w:hyperlink>
    </w:p>
    <w:p w14:paraId="7207A191" w14:textId="757211C2" w:rsidR="00490BB5" w:rsidRDefault="00490BB5">
      <w:pPr>
        <w:pStyle w:val="ndice3"/>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8" w:history="1">
        <w:r w:rsidRPr="003E1A28">
          <w:rPr>
            <w:rStyle w:val="Hiperligao"/>
            <w:noProof/>
          </w:rPr>
          <w:t>NEO-6M GPS Module</w:t>
        </w:r>
        <w:r>
          <w:rPr>
            <w:noProof/>
            <w:webHidden/>
          </w:rPr>
          <w:tab/>
        </w:r>
        <w:r>
          <w:rPr>
            <w:noProof/>
            <w:webHidden/>
          </w:rPr>
          <w:fldChar w:fldCharType="begin"/>
        </w:r>
        <w:r>
          <w:rPr>
            <w:noProof/>
            <w:webHidden/>
          </w:rPr>
          <w:instrText xml:space="preserve"> PAGEREF _Toc176774538 \h </w:instrText>
        </w:r>
        <w:r>
          <w:rPr>
            <w:noProof/>
            <w:webHidden/>
          </w:rPr>
        </w:r>
        <w:r>
          <w:rPr>
            <w:noProof/>
            <w:webHidden/>
          </w:rPr>
          <w:fldChar w:fldCharType="separate"/>
        </w:r>
        <w:r>
          <w:rPr>
            <w:noProof/>
            <w:webHidden/>
          </w:rPr>
          <w:t>37</w:t>
        </w:r>
        <w:r>
          <w:rPr>
            <w:noProof/>
            <w:webHidden/>
          </w:rPr>
          <w:fldChar w:fldCharType="end"/>
        </w:r>
      </w:hyperlink>
    </w:p>
    <w:p w14:paraId="29CE2C57" w14:textId="61EAD614" w:rsidR="00490BB5" w:rsidRDefault="00490BB5">
      <w:pPr>
        <w:pStyle w:val="ndice3"/>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39" w:history="1">
        <w:r w:rsidRPr="003E1A28">
          <w:rPr>
            <w:rStyle w:val="Hiperligao"/>
            <w:noProof/>
          </w:rPr>
          <w:t>MPU-9250</w:t>
        </w:r>
        <w:r>
          <w:rPr>
            <w:noProof/>
            <w:webHidden/>
          </w:rPr>
          <w:tab/>
        </w:r>
        <w:r>
          <w:rPr>
            <w:noProof/>
            <w:webHidden/>
          </w:rPr>
          <w:fldChar w:fldCharType="begin"/>
        </w:r>
        <w:r>
          <w:rPr>
            <w:noProof/>
            <w:webHidden/>
          </w:rPr>
          <w:instrText xml:space="preserve"> PAGEREF _Toc176774539 \h </w:instrText>
        </w:r>
        <w:r>
          <w:rPr>
            <w:noProof/>
            <w:webHidden/>
          </w:rPr>
        </w:r>
        <w:r>
          <w:rPr>
            <w:noProof/>
            <w:webHidden/>
          </w:rPr>
          <w:fldChar w:fldCharType="separate"/>
        </w:r>
        <w:r>
          <w:rPr>
            <w:noProof/>
            <w:webHidden/>
          </w:rPr>
          <w:t>37</w:t>
        </w:r>
        <w:r>
          <w:rPr>
            <w:noProof/>
            <w:webHidden/>
          </w:rPr>
          <w:fldChar w:fldCharType="end"/>
        </w:r>
      </w:hyperlink>
    </w:p>
    <w:p w14:paraId="6587D866" w14:textId="1C73065F" w:rsidR="00490BB5" w:rsidRDefault="00490BB5">
      <w:pPr>
        <w:pStyle w:val="ndice3"/>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40" w:history="1">
        <w:r w:rsidRPr="003E1A28">
          <w:rPr>
            <w:rStyle w:val="Hiperligao"/>
            <w:noProof/>
          </w:rPr>
          <w:t>Reyax RYLR896</w:t>
        </w:r>
        <w:r>
          <w:rPr>
            <w:noProof/>
            <w:webHidden/>
          </w:rPr>
          <w:tab/>
        </w:r>
        <w:r>
          <w:rPr>
            <w:noProof/>
            <w:webHidden/>
          </w:rPr>
          <w:fldChar w:fldCharType="begin"/>
        </w:r>
        <w:r>
          <w:rPr>
            <w:noProof/>
            <w:webHidden/>
          </w:rPr>
          <w:instrText xml:space="preserve"> PAGEREF _Toc176774540 \h </w:instrText>
        </w:r>
        <w:r>
          <w:rPr>
            <w:noProof/>
            <w:webHidden/>
          </w:rPr>
        </w:r>
        <w:r>
          <w:rPr>
            <w:noProof/>
            <w:webHidden/>
          </w:rPr>
          <w:fldChar w:fldCharType="separate"/>
        </w:r>
        <w:r>
          <w:rPr>
            <w:noProof/>
            <w:webHidden/>
          </w:rPr>
          <w:t>38</w:t>
        </w:r>
        <w:r>
          <w:rPr>
            <w:noProof/>
            <w:webHidden/>
          </w:rPr>
          <w:fldChar w:fldCharType="end"/>
        </w:r>
      </w:hyperlink>
    </w:p>
    <w:p w14:paraId="2785B63F" w14:textId="3C99EBE5"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41" w:history="1">
        <w:r w:rsidRPr="003E1A28">
          <w:rPr>
            <w:rStyle w:val="Hiperligao"/>
            <w:noProof/>
          </w:rPr>
          <w:t>Preço Calculado</w:t>
        </w:r>
        <w:r>
          <w:rPr>
            <w:noProof/>
            <w:webHidden/>
          </w:rPr>
          <w:tab/>
        </w:r>
        <w:r>
          <w:rPr>
            <w:noProof/>
            <w:webHidden/>
          </w:rPr>
          <w:fldChar w:fldCharType="begin"/>
        </w:r>
        <w:r>
          <w:rPr>
            <w:noProof/>
            <w:webHidden/>
          </w:rPr>
          <w:instrText xml:space="preserve"> PAGEREF _Toc176774541 \h </w:instrText>
        </w:r>
        <w:r>
          <w:rPr>
            <w:noProof/>
            <w:webHidden/>
          </w:rPr>
        </w:r>
        <w:r>
          <w:rPr>
            <w:noProof/>
            <w:webHidden/>
          </w:rPr>
          <w:fldChar w:fldCharType="separate"/>
        </w:r>
        <w:r>
          <w:rPr>
            <w:noProof/>
            <w:webHidden/>
          </w:rPr>
          <w:t>38</w:t>
        </w:r>
        <w:r>
          <w:rPr>
            <w:noProof/>
            <w:webHidden/>
          </w:rPr>
          <w:fldChar w:fldCharType="end"/>
        </w:r>
      </w:hyperlink>
    </w:p>
    <w:p w14:paraId="4FAD45A9" w14:textId="49FDCC0C"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42" w:history="1">
        <w:r w:rsidRPr="003E1A28">
          <w:rPr>
            <w:rStyle w:val="Hiperligao"/>
            <w:noProof/>
          </w:rPr>
          <w:t>Implementação</w:t>
        </w:r>
        <w:r>
          <w:rPr>
            <w:noProof/>
            <w:webHidden/>
          </w:rPr>
          <w:tab/>
        </w:r>
        <w:r>
          <w:rPr>
            <w:noProof/>
            <w:webHidden/>
          </w:rPr>
          <w:fldChar w:fldCharType="begin"/>
        </w:r>
        <w:r>
          <w:rPr>
            <w:noProof/>
            <w:webHidden/>
          </w:rPr>
          <w:instrText xml:space="preserve"> PAGEREF _Toc176774542 \h </w:instrText>
        </w:r>
        <w:r>
          <w:rPr>
            <w:noProof/>
            <w:webHidden/>
          </w:rPr>
        </w:r>
        <w:r>
          <w:rPr>
            <w:noProof/>
            <w:webHidden/>
          </w:rPr>
          <w:fldChar w:fldCharType="separate"/>
        </w:r>
        <w:r>
          <w:rPr>
            <w:noProof/>
            <w:webHidden/>
          </w:rPr>
          <w:t>39</w:t>
        </w:r>
        <w:r>
          <w:rPr>
            <w:noProof/>
            <w:webHidden/>
          </w:rPr>
          <w:fldChar w:fldCharType="end"/>
        </w:r>
      </w:hyperlink>
    </w:p>
    <w:p w14:paraId="455635C4" w14:textId="378AE247"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43" w:history="1">
        <w:r w:rsidRPr="003E1A28">
          <w:rPr>
            <w:rStyle w:val="Hiperligao"/>
            <w:noProof/>
          </w:rPr>
          <w:t>Protótipos</w:t>
        </w:r>
        <w:r>
          <w:rPr>
            <w:noProof/>
            <w:webHidden/>
          </w:rPr>
          <w:tab/>
        </w:r>
        <w:r>
          <w:rPr>
            <w:noProof/>
            <w:webHidden/>
          </w:rPr>
          <w:fldChar w:fldCharType="begin"/>
        </w:r>
        <w:r>
          <w:rPr>
            <w:noProof/>
            <w:webHidden/>
          </w:rPr>
          <w:instrText xml:space="preserve"> PAGEREF _Toc176774543 \h </w:instrText>
        </w:r>
        <w:r>
          <w:rPr>
            <w:noProof/>
            <w:webHidden/>
          </w:rPr>
        </w:r>
        <w:r>
          <w:rPr>
            <w:noProof/>
            <w:webHidden/>
          </w:rPr>
          <w:fldChar w:fldCharType="separate"/>
        </w:r>
        <w:r>
          <w:rPr>
            <w:noProof/>
            <w:webHidden/>
          </w:rPr>
          <w:t>39</w:t>
        </w:r>
        <w:r>
          <w:rPr>
            <w:noProof/>
            <w:webHidden/>
          </w:rPr>
          <w:fldChar w:fldCharType="end"/>
        </w:r>
      </w:hyperlink>
    </w:p>
    <w:p w14:paraId="17598416" w14:textId="3F2A1DD1" w:rsidR="00490BB5" w:rsidRDefault="00490BB5">
      <w:pPr>
        <w:pStyle w:val="ndice2"/>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44" w:history="1">
        <w:r w:rsidRPr="003E1A28">
          <w:rPr>
            <w:rStyle w:val="Hiperligao"/>
            <w:noProof/>
          </w:rPr>
          <w:t>Resultados e dificuldades na implementação</w:t>
        </w:r>
        <w:r>
          <w:rPr>
            <w:noProof/>
            <w:webHidden/>
          </w:rPr>
          <w:tab/>
        </w:r>
        <w:r>
          <w:rPr>
            <w:noProof/>
            <w:webHidden/>
          </w:rPr>
          <w:fldChar w:fldCharType="begin"/>
        </w:r>
        <w:r>
          <w:rPr>
            <w:noProof/>
            <w:webHidden/>
          </w:rPr>
          <w:instrText xml:space="preserve"> PAGEREF _Toc176774544 \h </w:instrText>
        </w:r>
        <w:r>
          <w:rPr>
            <w:noProof/>
            <w:webHidden/>
          </w:rPr>
        </w:r>
        <w:r>
          <w:rPr>
            <w:noProof/>
            <w:webHidden/>
          </w:rPr>
          <w:fldChar w:fldCharType="separate"/>
        </w:r>
        <w:r>
          <w:rPr>
            <w:noProof/>
            <w:webHidden/>
          </w:rPr>
          <w:t>41</w:t>
        </w:r>
        <w:r>
          <w:rPr>
            <w:noProof/>
            <w:webHidden/>
          </w:rPr>
          <w:fldChar w:fldCharType="end"/>
        </w:r>
      </w:hyperlink>
    </w:p>
    <w:p w14:paraId="602CF856" w14:textId="46B56577"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45" w:history="1">
        <w:r w:rsidRPr="003E1A28">
          <w:rPr>
            <w:rStyle w:val="Hiperligao"/>
            <w:noProof/>
          </w:rPr>
          <w:t>Conclusão</w:t>
        </w:r>
        <w:r>
          <w:rPr>
            <w:noProof/>
            <w:webHidden/>
          </w:rPr>
          <w:tab/>
        </w:r>
        <w:r>
          <w:rPr>
            <w:noProof/>
            <w:webHidden/>
          </w:rPr>
          <w:fldChar w:fldCharType="begin"/>
        </w:r>
        <w:r>
          <w:rPr>
            <w:noProof/>
            <w:webHidden/>
          </w:rPr>
          <w:instrText xml:space="preserve"> PAGEREF _Toc176774545 \h </w:instrText>
        </w:r>
        <w:r>
          <w:rPr>
            <w:noProof/>
            <w:webHidden/>
          </w:rPr>
        </w:r>
        <w:r>
          <w:rPr>
            <w:noProof/>
            <w:webHidden/>
          </w:rPr>
          <w:fldChar w:fldCharType="separate"/>
        </w:r>
        <w:r>
          <w:rPr>
            <w:noProof/>
            <w:webHidden/>
          </w:rPr>
          <w:t>42</w:t>
        </w:r>
        <w:r>
          <w:rPr>
            <w:noProof/>
            <w:webHidden/>
          </w:rPr>
          <w:fldChar w:fldCharType="end"/>
        </w:r>
      </w:hyperlink>
    </w:p>
    <w:p w14:paraId="383FEBDC" w14:textId="431C017B"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46" w:history="1">
        <w:r w:rsidRPr="003E1A28">
          <w:rPr>
            <w:rStyle w:val="Hiperligao"/>
            <w:noProof/>
          </w:rPr>
          <w:t>Melhorias Futuras</w:t>
        </w:r>
        <w:r>
          <w:rPr>
            <w:noProof/>
            <w:webHidden/>
          </w:rPr>
          <w:tab/>
        </w:r>
        <w:r>
          <w:rPr>
            <w:noProof/>
            <w:webHidden/>
          </w:rPr>
          <w:fldChar w:fldCharType="begin"/>
        </w:r>
        <w:r>
          <w:rPr>
            <w:noProof/>
            <w:webHidden/>
          </w:rPr>
          <w:instrText xml:space="preserve"> PAGEREF _Toc176774546 \h </w:instrText>
        </w:r>
        <w:r>
          <w:rPr>
            <w:noProof/>
            <w:webHidden/>
          </w:rPr>
        </w:r>
        <w:r>
          <w:rPr>
            <w:noProof/>
            <w:webHidden/>
          </w:rPr>
          <w:fldChar w:fldCharType="separate"/>
        </w:r>
        <w:r>
          <w:rPr>
            <w:noProof/>
            <w:webHidden/>
          </w:rPr>
          <w:t>43</w:t>
        </w:r>
        <w:r>
          <w:rPr>
            <w:noProof/>
            <w:webHidden/>
          </w:rPr>
          <w:fldChar w:fldCharType="end"/>
        </w:r>
      </w:hyperlink>
    </w:p>
    <w:p w14:paraId="074830FD" w14:textId="7D113A61" w:rsidR="00490BB5" w:rsidRDefault="00490BB5">
      <w:pPr>
        <w:pStyle w:val="ndice1"/>
        <w:tabs>
          <w:tab w:val="right" w:leader="dot" w:pos="9880"/>
        </w:tabs>
        <w:rPr>
          <w:rFonts w:asciiTheme="minorHAnsi" w:eastAsiaTheme="minorEastAsia" w:hAnsiTheme="minorHAnsi" w:cstheme="minorBidi"/>
          <w:noProof/>
          <w:kern w:val="2"/>
          <w:sz w:val="24"/>
          <w:szCs w:val="24"/>
          <w:lang w:eastAsia="pt-PT"/>
          <w14:ligatures w14:val="standardContextual"/>
        </w:rPr>
      </w:pPr>
      <w:hyperlink w:anchor="_Toc176774547" w:history="1">
        <w:r w:rsidRPr="003E1A28">
          <w:rPr>
            <w:rStyle w:val="Hiperligao"/>
            <w:noProof/>
          </w:rPr>
          <w:t>Bibliografia</w:t>
        </w:r>
        <w:r>
          <w:rPr>
            <w:noProof/>
            <w:webHidden/>
          </w:rPr>
          <w:tab/>
        </w:r>
        <w:r>
          <w:rPr>
            <w:noProof/>
            <w:webHidden/>
          </w:rPr>
          <w:fldChar w:fldCharType="begin"/>
        </w:r>
        <w:r>
          <w:rPr>
            <w:noProof/>
            <w:webHidden/>
          </w:rPr>
          <w:instrText xml:space="preserve"> PAGEREF _Toc176774547 \h </w:instrText>
        </w:r>
        <w:r>
          <w:rPr>
            <w:noProof/>
            <w:webHidden/>
          </w:rPr>
        </w:r>
        <w:r>
          <w:rPr>
            <w:noProof/>
            <w:webHidden/>
          </w:rPr>
          <w:fldChar w:fldCharType="separate"/>
        </w:r>
        <w:r>
          <w:rPr>
            <w:noProof/>
            <w:webHidden/>
          </w:rPr>
          <w:t>44</w:t>
        </w:r>
        <w:r>
          <w:rPr>
            <w:noProof/>
            <w:webHidden/>
          </w:rPr>
          <w:fldChar w:fldCharType="end"/>
        </w:r>
      </w:hyperlink>
    </w:p>
    <w:p w14:paraId="73FA82BC" w14:textId="778C1A1F" w:rsidR="0075522E" w:rsidRPr="00F8582F" w:rsidRDefault="00B44011">
      <w:pPr>
        <w:pStyle w:val="Corpodetexto"/>
        <w:rPr>
          <w:b/>
          <w:sz w:val="34"/>
        </w:rPr>
      </w:pPr>
      <w:r w:rsidRPr="00F8582F">
        <w:rPr>
          <w:b/>
          <w:sz w:val="34"/>
        </w:rPr>
        <w:fldChar w:fldCharType="end"/>
      </w:r>
    </w:p>
    <w:p w14:paraId="59DE0A4E" w14:textId="32141869" w:rsidR="001D5711" w:rsidRPr="00F8582F" w:rsidRDefault="001D5711" w:rsidP="00F8582F">
      <w:pPr>
        <w:spacing w:before="305"/>
        <w:ind w:right="303"/>
        <w:jc w:val="right"/>
        <w:rPr>
          <w:rFonts w:ascii="TeXGyreHeros"/>
          <w:b/>
          <w:sz w:val="24"/>
        </w:rPr>
        <w:sectPr w:rsidR="001D5711" w:rsidRPr="00F8582F" w:rsidSect="00B10DA6">
          <w:pgSz w:w="11910" w:h="16840"/>
          <w:pgMar w:top="1580" w:right="920" w:bottom="0" w:left="1100" w:header="720" w:footer="720" w:gutter="0"/>
          <w:cols w:space="720"/>
          <w:titlePg/>
          <w:docGrid w:linePitch="299"/>
        </w:sectPr>
      </w:pPr>
    </w:p>
    <w:p w14:paraId="363E4A5F" w14:textId="77777777" w:rsidR="001D5711" w:rsidRPr="00F8582F" w:rsidRDefault="001D5711">
      <w:pPr>
        <w:pStyle w:val="Corpodetexto"/>
        <w:spacing w:before="13"/>
        <w:rPr>
          <w:rFonts w:ascii="TeXGyreHeros"/>
          <w:b/>
          <w:sz w:val="13"/>
        </w:rPr>
      </w:pPr>
    </w:p>
    <w:p w14:paraId="0EB7F7E8" w14:textId="77777777" w:rsidR="001D5711" w:rsidRPr="00F8582F" w:rsidRDefault="001D5711">
      <w:pPr>
        <w:rPr>
          <w:rFonts w:ascii="TeXGyreHeros"/>
          <w:sz w:val="13"/>
        </w:rPr>
        <w:sectPr w:rsidR="001D5711" w:rsidRPr="00F8582F" w:rsidSect="00B10DA6">
          <w:pgSz w:w="11910" w:h="16840"/>
          <w:pgMar w:top="1580" w:right="920" w:bottom="280" w:left="1100" w:header="720" w:footer="720" w:gutter="0"/>
          <w:cols w:space="720"/>
          <w:titlePg/>
          <w:docGrid w:linePitch="299"/>
        </w:sectPr>
      </w:pPr>
    </w:p>
    <w:p w14:paraId="42AE2725" w14:textId="77777777" w:rsidR="001D5711" w:rsidRPr="00F8582F" w:rsidRDefault="001D5711">
      <w:pPr>
        <w:pStyle w:val="Corpodetexto"/>
        <w:rPr>
          <w:rFonts w:ascii="TeXGyreHeros"/>
          <w:b/>
          <w:sz w:val="20"/>
        </w:rPr>
      </w:pPr>
    </w:p>
    <w:p w14:paraId="2E208232" w14:textId="77777777" w:rsidR="001D5711" w:rsidRPr="00F8582F" w:rsidRDefault="001D5711">
      <w:pPr>
        <w:pStyle w:val="Corpodetexto"/>
        <w:rPr>
          <w:rFonts w:ascii="TeXGyreHeros"/>
          <w:b/>
          <w:sz w:val="20"/>
        </w:rPr>
      </w:pPr>
    </w:p>
    <w:p w14:paraId="302F8425" w14:textId="77777777" w:rsidR="001D5711" w:rsidRPr="00F8582F" w:rsidRDefault="001D5711">
      <w:pPr>
        <w:pStyle w:val="Corpodetexto"/>
        <w:spacing w:before="10"/>
        <w:rPr>
          <w:rFonts w:ascii="TeXGyreHeros"/>
          <w:b/>
          <w:sz w:val="18"/>
        </w:rPr>
      </w:pPr>
    </w:p>
    <w:p w14:paraId="29ED39F6" w14:textId="77777777" w:rsidR="001D5711" w:rsidRPr="00F8582F" w:rsidRDefault="00000000">
      <w:pPr>
        <w:spacing w:before="113"/>
        <w:ind w:left="600"/>
        <w:rPr>
          <w:rFonts w:ascii="Arial"/>
          <w:sz w:val="49"/>
        </w:rPr>
      </w:pPr>
      <w:r w:rsidRPr="00F8582F">
        <w:rPr>
          <w:rFonts w:ascii="Arial"/>
          <w:sz w:val="49"/>
        </w:rPr>
        <w:t>Lista de Figuras</w:t>
      </w:r>
    </w:p>
    <w:p w14:paraId="1A8B7476" w14:textId="39A45AC0" w:rsidR="00F8582F" w:rsidRPr="00F8582F" w:rsidRDefault="002E57DB">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r w:rsidRPr="00F8582F">
        <w:rPr>
          <w:sz w:val="20"/>
        </w:rPr>
        <w:fldChar w:fldCharType="begin"/>
      </w:r>
      <w:r w:rsidRPr="00F8582F">
        <w:rPr>
          <w:sz w:val="20"/>
        </w:rPr>
        <w:instrText xml:space="preserve"> TOC \h \z \c "Figura" </w:instrText>
      </w:r>
      <w:r w:rsidRPr="00F8582F">
        <w:rPr>
          <w:sz w:val="20"/>
        </w:rPr>
        <w:fldChar w:fldCharType="separate"/>
      </w:r>
      <w:hyperlink w:anchor="_Toc176772909" w:history="1">
        <w:r w:rsidR="00F8582F" w:rsidRPr="00F8582F">
          <w:rPr>
            <w:rStyle w:val="Hiperligao"/>
          </w:rPr>
          <w:t>Figura 1 - Esquema do sistema implementado e seus componentes</w:t>
        </w:r>
        <w:r w:rsidR="00F8582F" w:rsidRPr="00F8582F">
          <w:rPr>
            <w:webHidden/>
          </w:rPr>
          <w:tab/>
        </w:r>
        <w:r w:rsidR="00F8582F" w:rsidRPr="00F8582F">
          <w:rPr>
            <w:webHidden/>
          </w:rPr>
          <w:fldChar w:fldCharType="begin"/>
        </w:r>
        <w:r w:rsidR="00F8582F" w:rsidRPr="00F8582F">
          <w:rPr>
            <w:webHidden/>
          </w:rPr>
          <w:instrText xml:space="preserve"> PAGEREF _Toc176772909 \h </w:instrText>
        </w:r>
        <w:r w:rsidR="00F8582F" w:rsidRPr="00F8582F">
          <w:rPr>
            <w:webHidden/>
          </w:rPr>
        </w:r>
        <w:r w:rsidR="00F8582F" w:rsidRPr="00F8582F">
          <w:rPr>
            <w:webHidden/>
          </w:rPr>
          <w:fldChar w:fldCharType="separate"/>
        </w:r>
        <w:r w:rsidR="00F8582F" w:rsidRPr="00F8582F">
          <w:rPr>
            <w:webHidden/>
          </w:rPr>
          <w:t>31</w:t>
        </w:r>
        <w:r w:rsidR="00F8582F" w:rsidRPr="00F8582F">
          <w:rPr>
            <w:webHidden/>
          </w:rPr>
          <w:fldChar w:fldCharType="end"/>
        </w:r>
      </w:hyperlink>
    </w:p>
    <w:p w14:paraId="72FF8045" w14:textId="0FD683BE"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0" w:history="1">
        <w:r w:rsidR="00F8582F" w:rsidRPr="00F8582F">
          <w:rPr>
            <w:rStyle w:val="Hiperligao"/>
          </w:rPr>
          <w:t>Figura 2 - Fluxograma do algoritmo do sistema Implementado</w:t>
        </w:r>
        <w:r w:rsidR="00F8582F" w:rsidRPr="00F8582F">
          <w:rPr>
            <w:webHidden/>
          </w:rPr>
          <w:tab/>
        </w:r>
        <w:r w:rsidR="00F8582F" w:rsidRPr="00F8582F">
          <w:rPr>
            <w:webHidden/>
          </w:rPr>
          <w:fldChar w:fldCharType="begin"/>
        </w:r>
        <w:r w:rsidR="00F8582F" w:rsidRPr="00F8582F">
          <w:rPr>
            <w:webHidden/>
          </w:rPr>
          <w:instrText xml:space="preserve"> PAGEREF _Toc176772910 \h </w:instrText>
        </w:r>
        <w:r w:rsidR="00F8582F" w:rsidRPr="00F8582F">
          <w:rPr>
            <w:webHidden/>
          </w:rPr>
        </w:r>
        <w:r w:rsidR="00F8582F" w:rsidRPr="00F8582F">
          <w:rPr>
            <w:webHidden/>
          </w:rPr>
          <w:fldChar w:fldCharType="separate"/>
        </w:r>
        <w:r w:rsidR="00F8582F" w:rsidRPr="00F8582F">
          <w:rPr>
            <w:webHidden/>
          </w:rPr>
          <w:t>31</w:t>
        </w:r>
        <w:r w:rsidR="00F8582F" w:rsidRPr="00F8582F">
          <w:rPr>
            <w:webHidden/>
          </w:rPr>
          <w:fldChar w:fldCharType="end"/>
        </w:r>
      </w:hyperlink>
    </w:p>
    <w:p w14:paraId="4EE8DA1E" w14:textId="346DCC56"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1" w:history="1">
        <w:r w:rsidR="00F8582F" w:rsidRPr="00F8582F">
          <w:rPr>
            <w:rStyle w:val="Hiperligao"/>
          </w:rPr>
          <w:t>Figura 3 - Diagrama caso de uso Gestão de Dispositivo</w:t>
        </w:r>
        <w:r w:rsidR="00F8582F" w:rsidRPr="00F8582F">
          <w:rPr>
            <w:webHidden/>
          </w:rPr>
          <w:tab/>
        </w:r>
        <w:r w:rsidR="00F8582F" w:rsidRPr="00F8582F">
          <w:rPr>
            <w:webHidden/>
          </w:rPr>
          <w:fldChar w:fldCharType="begin"/>
        </w:r>
        <w:r w:rsidR="00F8582F" w:rsidRPr="00F8582F">
          <w:rPr>
            <w:webHidden/>
          </w:rPr>
          <w:instrText xml:space="preserve"> PAGEREF _Toc176772911 \h </w:instrText>
        </w:r>
        <w:r w:rsidR="00F8582F" w:rsidRPr="00F8582F">
          <w:rPr>
            <w:webHidden/>
          </w:rPr>
        </w:r>
        <w:r w:rsidR="00F8582F" w:rsidRPr="00F8582F">
          <w:rPr>
            <w:webHidden/>
          </w:rPr>
          <w:fldChar w:fldCharType="separate"/>
        </w:r>
        <w:r w:rsidR="00F8582F" w:rsidRPr="00F8582F">
          <w:rPr>
            <w:webHidden/>
          </w:rPr>
          <w:t>32</w:t>
        </w:r>
        <w:r w:rsidR="00F8582F" w:rsidRPr="00F8582F">
          <w:rPr>
            <w:webHidden/>
          </w:rPr>
          <w:fldChar w:fldCharType="end"/>
        </w:r>
      </w:hyperlink>
    </w:p>
    <w:p w14:paraId="56047EE6" w14:textId="0D741212"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2" w:history="1">
        <w:r w:rsidR="00F8582F" w:rsidRPr="00F8582F">
          <w:rPr>
            <w:rStyle w:val="Hiperligao"/>
          </w:rPr>
          <w:t>Figura 4 - Diagrama de Sequência da aplicação</w:t>
        </w:r>
        <w:r w:rsidR="00F8582F" w:rsidRPr="00F8582F">
          <w:rPr>
            <w:webHidden/>
          </w:rPr>
          <w:tab/>
        </w:r>
        <w:r w:rsidR="00F8582F" w:rsidRPr="00F8582F">
          <w:rPr>
            <w:webHidden/>
          </w:rPr>
          <w:fldChar w:fldCharType="begin"/>
        </w:r>
        <w:r w:rsidR="00F8582F" w:rsidRPr="00F8582F">
          <w:rPr>
            <w:webHidden/>
          </w:rPr>
          <w:instrText xml:space="preserve"> PAGEREF _Toc176772912 \h </w:instrText>
        </w:r>
        <w:r w:rsidR="00F8582F" w:rsidRPr="00F8582F">
          <w:rPr>
            <w:webHidden/>
          </w:rPr>
        </w:r>
        <w:r w:rsidR="00F8582F" w:rsidRPr="00F8582F">
          <w:rPr>
            <w:webHidden/>
          </w:rPr>
          <w:fldChar w:fldCharType="separate"/>
        </w:r>
        <w:r w:rsidR="00F8582F" w:rsidRPr="00F8582F">
          <w:rPr>
            <w:webHidden/>
          </w:rPr>
          <w:t>32</w:t>
        </w:r>
        <w:r w:rsidR="00F8582F" w:rsidRPr="00F8582F">
          <w:rPr>
            <w:webHidden/>
          </w:rPr>
          <w:fldChar w:fldCharType="end"/>
        </w:r>
      </w:hyperlink>
    </w:p>
    <w:p w14:paraId="05851AC5" w14:textId="6761D490"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3" w:history="1">
        <w:r w:rsidR="00F8582F" w:rsidRPr="00F8582F">
          <w:rPr>
            <w:rStyle w:val="Hiperligao"/>
          </w:rPr>
          <w:t>Figura 6 - Arduíno Uno</w:t>
        </w:r>
        <w:r w:rsidR="00F8582F" w:rsidRPr="00F8582F">
          <w:rPr>
            <w:webHidden/>
          </w:rPr>
          <w:tab/>
        </w:r>
        <w:r w:rsidR="00F8582F" w:rsidRPr="00F8582F">
          <w:rPr>
            <w:webHidden/>
          </w:rPr>
          <w:fldChar w:fldCharType="begin"/>
        </w:r>
        <w:r w:rsidR="00F8582F" w:rsidRPr="00F8582F">
          <w:rPr>
            <w:webHidden/>
          </w:rPr>
          <w:instrText xml:space="preserve"> PAGEREF _Toc176772913 \h </w:instrText>
        </w:r>
        <w:r w:rsidR="00F8582F" w:rsidRPr="00F8582F">
          <w:rPr>
            <w:webHidden/>
          </w:rPr>
        </w:r>
        <w:r w:rsidR="00F8582F" w:rsidRPr="00F8582F">
          <w:rPr>
            <w:webHidden/>
          </w:rPr>
          <w:fldChar w:fldCharType="separate"/>
        </w:r>
        <w:r w:rsidR="00F8582F" w:rsidRPr="00F8582F">
          <w:rPr>
            <w:webHidden/>
          </w:rPr>
          <w:t>35</w:t>
        </w:r>
        <w:r w:rsidR="00F8582F" w:rsidRPr="00F8582F">
          <w:rPr>
            <w:webHidden/>
          </w:rPr>
          <w:fldChar w:fldCharType="end"/>
        </w:r>
      </w:hyperlink>
    </w:p>
    <w:p w14:paraId="5E60A98B" w14:textId="56583E33"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4" w:history="1">
        <w:r w:rsidR="00F8582F" w:rsidRPr="00F8582F">
          <w:rPr>
            <w:rStyle w:val="Hiperligao"/>
          </w:rPr>
          <w:t>Figura 7 - ESP32 WROOM</w:t>
        </w:r>
        <w:r w:rsidR="00F8582F" w:rsidRPr="00F8582F">
          <w:rPr>
            <w:webHidden/>
          </w:rPr>
          <w:tab/>
        </w:r>
        <w:r w:rsidR="00F8582F" w:rsidRPr="00F8582F">
          <w:rPr>
            <w:webHidden/>
          </w:rPr>
          <w:fldChar w:fldCharType="begin"/>
        </w:r>
        <w:r w:rsidR="00F8582F" w:rsidRPr="00F8582F">
          <w:rPr>
            <w:webHidden/>
          </w:rPr>
          <w:instrText xml:space="preserve"> PAGEREF _Toc176772914 \h </w:instrText>
        </w:r>
        <w:r w:rsidR="00F8582F" w:rsidRPr="00F8582F">
          <w:rPr>
            <w:webHidden/>
          </w:rPr>
        </w:r>
        <w:r w:rsidR="00F8582F" w:rsidRPr="00F8582F">
          <w:rPr>
            <w:webHidden/>
          </w:rPr>
          <w:fldChar w:fldCharType="separate"/>
        </w:r>
        <w:r w:rsidR="00F8582F" w:rsidRPr="00F8582F">
          <w:rPr>
            <w:webHidden/>
          </w:rPr>
          <w:t>35</w:t>
        </w:r>
        <w:r w:rsidR="00F8582F" w:rsidRPr="00F8582F">
          <w:rPr>
            <w:webHidden/>
          </w:rPr>
          <w:fldChar w:fldCharType="end"/>
        </w:r>
      </w:hyperlink>
    </w:p>
    <w:p w14:paraId="3D551941" w14:textId="5B308012"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5" w:history="1">
        <w:r w:rsidR="00F8582F" w:rsidRPr="00F8582F">
          <w:rPr>
            <w:rStyle w:val="Hiperligao"/>
          </w:rPr>
          <w:t>Figura 8 - Módulo GPS Neo6-M</w:t>
        </w:r>
        <w:r w:rsidR="00F8582F" w:rsidRPr="00F8582F">
          <w:rPr>
            <w:webHidden/>
          </w:rPr>
          <w:tab/>
        </w:r>
        <w:r w:rsidR="00F8582F" w:rsidRPr="00F8582F">
          <w:rPr>
            <w:webHidden/>
          </w:rPr>
          <w:fldChar w:fldCharType="begin"/>
        </w:r>
        <w:r w:rsidR="00F8582F" w:rsidRPr="00F8582F">
          <w:rPr>
            <w:webHidden/>
          </w:rPr>
          <w:instrText xml:space="preserve"> PAGEREF _Toc176772915 \h </w:instrText>
        </w:r>
        <w:r w:rsidR="00F8582F" w:rsidRPr="00F8582F">
          <w:rPr>
            <w:webHidden/>
          </w:rPr>
        </w:r>
        <w:r w:rsidR="00F8582F" w:rsidRPr="00F8582F">
          <w:rPr>
            <w:webHidden/>
          </w:rPr>
          <w:fldChar w:fldCharType="separate"/>
        </w:r>
        <w:r w:rsidR="00F8582F" w:rsidRPr="00F8582F">
          <w:rPr>
            <w:webHidden/>
          </w:rPr>
          <w:t>36</w:t>
        </w:r>
        <w:r w:rsidR="00F8582F" w:rsidRPr="00F8582F">
          <w:rPr>
            <w:webHidden/>
          </w:rPr>
          <w:fldChar w:fldCharType="end"/>
        </w:r>
      </w:hyperlink>
    </w:p>
    <w:p w14:paraId="04B6B1B4" w14:textId="03C361F5"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6" w:history="1">
        <w:r w:rsidR="00F8582F" w:rsidRPr="00F8582F">
          <w:rPr>
            <w:rStyle w:val="Hiperligao"/>
          </w:rPr>
          <w:t>Figura 9 - Módulo MPU9250</w:t>
        </w:r>
        <w:r w:rsidR="00F8582F" w:rsidRPr="00F8582F">
          <w:rPr>
            <w:webHidden/>
          </w:rPr>
          <w:tab/>
        </w:r>
        <w:r w:rsidR="00F8582F" w:rsidRPr="00F8582F">
          <w:rPr>
            <w:webHidden/>
          </w:rPr>
          <w:fldChar w:fldCharType="begin"/>
        </w:r>
        <w:r w:rsidR="00F8582F" w:rsidRPr="00F8582F">
          <w:rPr>
            <w:webHidden/>
          </w:rPr>
          <w:instrText xml:space="preserve"> PAGEREF _Toc176772916 \h </w:instrText>
        </w:r>
        <w:r w:rsidR="00F8582F" w:rsidRPr="00F8582F">
          <w:rPr>
            <w:webHidden/>
          </w:rPr>
        </w:r>
        <w:r w:rsidR="00F8582F" w:rsidRPr="00F8582F">
          <w:rPr>
            <w:webHidden/>
          </w:rPr>
          <w:fldChar w:fldCharType="separate"/>
        </w:r>
        <w:r w:rsidR="00F8582F" w:rsidRPr="00F8582F">
          <w:rPr>
            <w:webHidden/>
          </w:rPr>
          <w:t>36</w:t>
        </w:r>
        <w:r w:rsidR="00F8582F" w:rsidRPr="00F8582F">
          <w:rPr>
            <w:webHidden/>
          </w:rPr>
          <w:fldChar w:fldCharType="end"/>
        </w:r>
      </w:hyperlink>
    </w:p>
    <w:p w14:paraId="6FCBE6C2" w14:textId="0454E602"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7" w:history="1">
        <w:r w:rsidR="00F8582F" w:rsidRPr="00F8582F">
          <w:rPr>
            <w:rStyle w:val="Hiperligao"/>
          </w:rPr>
          <w:t>Figura 10 - Reyax RYLR896</w:t>
        </w:r>
        <w:r w:rsidR="00F8582F" w:rsidRPr="00F8582F">
          <w:rPr>
            <w:webHidden/>
          </w:rPr>
          <w:tab/>
        </w:r>
        <w:r w:rsidR="00F8582F" w:rsidRPr="00F8582F">
          <w:rPr>
            <w:webHidden/>
          </w:rPr>
          <w:fldChar w:fldCharType="begin"/>
        </w:r>
        <w:r w:rsidR="00F8582F" w:rsidRPr="00F8582F">
          <w:rPr>
            <w:webHidden/>
          </w:rPr>
          <w:instrText xml:space="preserve"> PAGEREF _Toc176772917 \h </w:instrText>
        </w:r>
        <w:r w:rsidR="00F8582F" w:rsidRPr="00F8582F">
          <w:rPr>
            <w:webHidden/>
          </w:rPr>
        </w:r>
        <w:r w:rsidR="00F8582F" w:rsidRPr="00F8582F">
          <w:rPr>
            <w:webHidden/>
          </w:rPr>
          <w:fldChar w:fldCharType="separate"/>
        </w:r>
        <w:r w:rsidR="00F8582F" w:rsidRPr="00F8582F">
          <w:rPr>
            <w:webHidden/>
          </w:rPr>
          <w:t>37</w:t>
        </w:r>
        <w:r w:rsidR="00F8582F" w:rsidRPr="00F8582F">
          <w:rPr>
            <w:webHidden/>
          </w:rPr>
          <w:fldChar w:fldCharType="end"/>
        </w:r>
      </w:hyperlink>
    </w:p>
    <w:p w14:paraId="7C608C4C" w14:textId="5BB7EEEA"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8" w:history="1">
        <w:r w:rsidR="00F8582F" w:rsidRPr="00F8582F">
          <w:rPr>
            <w:rStyle w:val="Hiperligao"/>
          </w:rPr>
          <w:t>Figura 11 - Diagrama Esquemático MPU-9250</w:t>
        </w:r>
        <w:r w:rsidR="00F8582F" w:rsidRPr="00F8582F">
          <w:rPr>
            <w:webHidden/>
          </w:rPr>
          <w:tab/>
        </w:r>
        <w:r w:rsidR="00F8582F" w:rsidRPr="00F8582F">
          <w:rPr>
            <w:webHidden/>
          </w:rPr>
          <w:fldChar w:fldCharType="begin"/>
        </w:r>
        <w:r w:rsidR="00F8582F" w:rsidRPr="00F8582F">
          <w:rPr>
            <w:webHidden/>
          </w:rPr>
          <w:instrText xml:space="preserve"> PAGEREF _Toc176772918 \h </w:instrText>
        </w:r>
        <w:r w:rsidR="00F8582F" w:rsidRPr="00F8582F">
          <w:rPr>
            <w:webHidden/>
          </w:rPr>
        </w:r>
        <w:r w:rsidR="00F8582F" w:rsidRPr="00F8582F">
          <w:rPr>
            <w:webHidden/>
          </w:rPr>
          <w:fldChar w:fldCharType="separate"/>
        </w:r>
        <w:r w:rsidR="00F8582F" w:rsidRPr="00F8582F">
          <w:rPr>
            <w:webHidden/>
          </w:rPr>
          <w:t>38</w:t>
        </w:r>
        <w:r w:rsidR="00F8582F" w:rsidRPr="00F8582F">
          <w:rPr>
            <w:webHidden/>
          </w:rPr>
          <w:fldChar w:fldCharType="end"/>
        </w:r>
      </w:hyperlink>
    </w:p>
    <w:p w14:paraId="1EF32823" w14:textId="7AEBD338"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19" w:history="1">
        <w:r w:rsidR="00F8582F" w:rsidRPr="00F8582F">
          <w:rPr>
            <w:rStyle w:val="Hiperligao"/>
          </w:rPr>
          <w:t>Figura 12 - Diagrama Esquemático Modulo RYLR896</w:t>
        </w:r>
        <w:r w:rsidR="00F8582F" w:rsidRPr="00F8582F">
          <w:rPr>
            <w:webHidden/>
          </w:rPr>
          <w:tab/>
        </w:r>
        <w:r w:rsidR="00F8582F" w:rsidRPr="00F8582F">
          <w:rPr>
            <w:webHidden/>
          </w:rPr>
          <w:fldChar w:fldCharType="begin"/>
        </w:r>
        <w:r w:rsidR="00F8582F" w:rsidRPr="00F8582F">
          <w:rPr>
            <w:webHidden/>
          </w:rPr>
          <w:instrText xml:space="preserve"> PAGEREF _Toc176772919 \h </w:instrText>
        </w:r>
        <w:r w:rsidR="00F8582F" w:rsidRPr="00F8582F">
          <w:rPr>
            <w:webHidden/>
          </w:rPr>
        </w:r>
        <w:r w:rsidR="00F8582F" w:rsidRPr="00F8582F">
          <w:rPr>
            <w:webHidden/>
          </w:rPr>
          <w:fldChar w:fldCharType="separate"/>
        </w:r>
        <w:r w:rsidR="00F8582F" w:rsidRPr="00F8582F">
          <w:rPr>
            <w:webHidden/>
          </w:rPr>
          <w:t>38</w:t>
        </w:r>
        <w:r w:rsidR="00F8582F" w:rsidRPr="00F8582F">
          <w:rPr>
            <w:webHidden/>
          </w:rPr>
          <w:fldChar w:fldCharType="end"/>
        </w:r>
      </w:hyperlink>
    </w:p>
    <w:p w14:paraId="7157892C" w14:textId="6EAD495B"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20" w:history="1">
        <w:r w:rsidR="00F8582F" w:rsidRPr="00F8582F">
          <w:rPr>
            <w:rStyle w:val="Hiperligao"/>
          </w:rPr>
          <w:t>Figura 13 - Diagrama Esquemático Modulo GPS NEO-6M</w:t>
        </w:r>
        <w:r w:rsidR="00F8582F" w:rsidRPr="00F8582F">
          <w:rPr>
            <w:webHidden/>
          </w:rPr>
          <w:tab/>
        </w:r>
        <w:r w:rsidR="00F8582F" w:rsidRPr="00F8582F">
          <w:rPr>
            <w:webHidden/>
          </w:rPr>
          <w:fldChar w:fldCharType="begin"/>
        </w:r>
        <w:r w:rsidR="00F8582F" w:rsidRPr="00F8582F">
          <w:rPr>
            <w:webHidden/>
          </w:rPr>
          <w:instrText xml:space="preserve"> PAGEREF _Toc176772920 \h </w:instrText>
        </w:r>
        <w:r w:rsidR="00F8582F" w:rsidRPr="00F8582F">
          <w:rPr>
            <w:webHidden/>
          </w:rPr>
        </w:r>
        <w:r w:rsidR="00F8582F" w:rsidRPr="00F8582F">
          <w:rPr>
            <w:webHidden/>
          </w:rPr>
          <w:fldChar w:fldCharType="separate"/>
        </w:r>
        <w:r w:rsidR="00F8582F" w:rsidRPr="00F8582F">
          <w:rPr>
            <w:webHidden/>
          </w:rPr>
          <w:t>39</w:t>
        </w:r>
        <w:r w:rsidR="00F8582F" w:rsidRPr="00F8582F">
          <w:rPr>
            <w:webHidden/>
          </w:rPr>
          <w:fldChar w:fldCharType="end"/>
        </w:r>
      </w:hyperlink>
    </w:p>
    <w:p w14:paraId="4636619B" w14:textId="49A009BE" w:rsidR="00F8582F" w:rsidRPr="00F8582F" w:rsidRDefault="00000000">
      <w:pPr>
        <w:pStyle w:val="ndicedeilustraes"/>
        <w:tabs>
          <w:tab w:val="right" w:leader="dot" w:pos="9880"/>
        </w:tabs>
        <w:rPr>
          <w:rFonts w:asciiTheme="minorHAnsi" w:eastAsiaTheme="minorEastAsia" w:hAnsiTheme="minorHAnsi" w:cstheme="minorBidi"/>
          <w:kern w:val="2"/>
          <w:sz w:val="24"/>
          <w:szCs w:val="24"/>
          <w:lang w:eastAsia="pt-PT"/>
          <w14:ligatures w14:val="standardContextual"/>
        </w:rPr>
      </w:pPr>
      <w:hyperlink w:anchor="_Toc176772921" w:history="1">
        <w:r w:rsidR="00F8582F" w:rsidRPr="00F8582F">
          <w:rPr>
            <w:rStyle w:val="Hiperligao"/>
          </w:rPr>
          <w:t>Figura 14 - Diagrama Esquemático botão, Led, Buzzer</w:t>
        </w:r>
        <w:r w:rsidR="00F8582F" w:rsidRPr="00F8582F">
          <w:rPr>
            <w:webHidden/>
          </w:rPr>
          <w:tab/>
        </w:r>
        <w:r w:rsidR="00F8582F" w:rsidRPr="00F8582F">
          <w:rPr>
            <w:webHidden/>
          </w:rPr>
          <w:fldChar w:fldCharType="begin"/>
        </w:r>
        <w:r w:rsidR="00F8582F" w:rsidRPr="00F8582F">
          <w:rPr>
            <w:webHidden/>
          </w:rPr>
          <w:instrText xml:space="preserve"> PAGEREF _Toc176772921 \h </w:instrText>
        </w:r>
        <w:r w:rsidR="00F8582F" w:rsidRPr="00F8582F">
          <w:rPr>
            <w:webHidden/>
          </w:rPr>
        </w:r>
        <w:r w:rsidR="00F8582F" w:rsidRPr="00F8582F">
          <w:rPr>
            <w:webHidden/>
          </w:rPr>
          <w:fldChar w:fldCharType="separate"/>
        </w:r>
        <w:r w:rsidR="00F8582F" w:rsidRPr="00F8582F">
          <w:rPr>
            <w:webHidden/>
          </w:rPr>
          <w:t>39</w:t>
        </w:r>
        <w:r w:rsidR="00F8582F" w:rsidRPr="00F8582F">
          <w:rPr>
            <w:webHidden/>
          </w:rPr>
          <w:fldChar w:fldCharType="end"/>
        </w:r>
      </w:hyperlink>
    </w:p>
    <w:p w14:paraId="294D4540" w14:textId="2F4B64A1" w:rsidR="001D5711" w:rsidRPr="00F8582F" w:rsidRDefault="002E57DB">
      <w:pPr>
        <w:pStyle w:val="Corpodetexto"/>
        <w:rPr>
          <w:sz w:val="20"/>
        </w:rPr>
      </w:pPr>
      <w:r w:rsidRPr="00F8582F">
        <w:rPr>
          <w:sz w:val="20"/>
        </w:rPr>
        <w:fldChar w:fldCharType="end"/>
      </w:r>
    </w:p>
    <w:p w14:paraId="1466823E" w14:textId="77777777" w:rsidR="001D5711" w:rsidRPr="00F8582F" w:rsidRDefault="001D5711">
      <w:pPr>
        <w:pStyle w:val="Corpodetexto"/>
        <w:rPr>
          <w:sz w:val="20"/>
        </w:rPr>
      </w:pPr>
    </w:p>
    <w:p w14:paraId="3B9F3DC5" w14:textId="77777777" w:rsidR="001D5711" w:rsidRPr="00F8582F" w:rsidRDefault="001D5711">
      <w:pPr>
        <w:pStyle w:val="Corpodetexto"/>
        <w:rPr>
          <w:sz w:val="20"/>
        </w:rPr>
      </w:pPr>
    </w:p>
    <w:p w14:paraId="67117FB6" w14:textId="77777777" w:rsidR="001D5711" w:rsidRPr="00F8582F" w:rsidRDefault="001D5711">
      <w:pPr>
        <w:pStyle w:val="Corpodetexto"/>
        <w:rPr>
          <w:sz w:val="20"/>
        </w:rPr>
      </w:pPr>
    </w:p>
    <w:p w14:paraId="255D5E75" w14:textId="77777777" w:rsidR="001D5711" w:rsidRPr="00F8582F" w:rsidRDefault="001D5711">
      <w:pPr>
        <w:pStyle w:val="Corpodetexto"/>
        <w:rPr>
          <w:sz w:val="20"/>
        </w:rPr>
      </w:pPr>
    </w:p>
    <w:p w14:paraId="09FD7337" w14:textId="77777777" w:rsidR="001D5711" w:rsidRPr="00F8582F" w:rsidRDefault="001D5711">
      <w:pPr>
        <w:pStyle w:val="Corpodetexto"/>
        <w:rPr>
          <w:sz w:val="20"/>
        </w:rPr>
      </w:pPr>
    </w:p>
    <w:p w14:paraId="5B39CE1C" w14:textId="77777777" w:rsidR="001D5711" w:rsidRPr="00F8582F" w:rsidRDefault="001D5711">
      <w:pPr>
        <w:pStyle w:val="Corpodetexto"/>
        <w:rPr>
          <w:sz w:val="20"/>
        </w:rPr>
      </w:pPr>
    </w:p>
    <w:p w14:paraId="53A4ECCD" w14:textId="77777777" w:rsidR="001D5711" w:rsidRPr="00F8582F" w:rsidRDefault="001D5711">
      <w:pPr>
        <w:pStyle w:val="Corpodetexto"/>
        <w:rPr>
          <w:sz w:val="20"/>
        </w:rPr>
      </w:pPr>
    </w:p>
    <w:p w14:paraId="791D4C23" w14:textId="77777777" w:rsidR="001D5711" w:rsidRPr="00F8582F" w:rsidRDefault="001D5711">
      <w:pPr>
        <w:pStyle w:val="Corpodetexto"/>
        <w:rPr>
          <w:sz w:val="20"/>
        </w:rPr>
      </w:pPr>
    </w:p>
    <w:p w14:paraId="73FEC87B" w14:textId="77777777" w:rsidR="001D5711" w:rsidRPr="00F8582F" w:rsidRDefault="001D5711">
      <w:pPr>
        <w:pStyle w:val="Corpodetexto"/>
        <w:rPr>
          <w:sz w:val="20"/>
        </w:rPr>
      </w:pPr>
    </w:p>
    <w:p w14:paraId="105E1AEF" w14:textId="77777777" w:rsidR="001D5711" w:rsidRPr="00F8582F" w:rsidRDefault="001D5711">
      <w:pPr>
        <w:pStyle w:val="Corpodetexto"/>
        <w:rPr>
          <w:sz w:val="20"/>
        </w:rPr>
      </w:pPr>
    </w:p>
    <w:p w14:paraId="053C0D3B" w14:textId="77777777" w:rsidR="001D5711" w:rsidRPr="00F8582F" w:rsidRDefault="001D5711">
      <w:pPr>
        <w:pStyle w:val="Corpodetexto"/>
        <w:rPr>
          <w:sz w:val="20"/>
        </w:rPr>
      </w:pPr>
    </w:p>
    <w:p w14:paraId="6BD45212" w14:textId="77777777" w:rsidR="001D5711" w:rsidRPr="00F8582F" w:rsidRDefault="001D5711">
      <w:pPr>
        <w:pStyle w:val="Corpodetexto"/>
        <w:rPr>
          <w:sz w:val="20"/>
        </w:rPr>
      </w:pPr>
    </w:p>
    <w:p w14:paraId="4B5D5AE0" w14:textId="77777777" w:rsidR="001D5711" w:rsidRPr="00F8582F" w:rsidRDefault="001D5711">
      <w:pPr>
        <w:pStyle w:val="Corpodetexto"/>
        <w:rPr>
          <w:sz w:val="20"/>
        </w:rPr>
      </w:pPr>
    </w:p>
    <w:p w14:paraId="57741139" w14:textId="77777777" w:rsidR="001D5711" w:rsidRPr="00F8582F" w:rsidRDefault="001D5711">
      <w:pPr>
        <w:pStyle w:val="Corpodetexto"/>
        <w:rPr>
          <w:sz w:val="20"/>
        </w:rPr>
      </w:pPr>
    </w:p>
    <w:p w14:paraId="1AC5AD59" w14:textId="77777777" w:rsidR="001D5711" w:rsidRPr="00F8582F" w:rsidRDefault="001D5711">
      <w:pPr>
        <w:pStyle w:val="Corpodetexto"/>
        <w:rPr>
          <w:sz w:val="20"/>
        </w:rPr>
      </w:pPr>
    </w:p>
    <w:p w14:paraId="2C97E98E" w14:textId="77777777" w:rsidR="001D5711" w:rsidRPr="00F8582F" w:rsidRDefault="001D5711">
      <w:pPr>
        <w:pStyle w:val="Corpodetexto"/>
        <w:rPr>
          <w:sz w:val="20"/>
        </w:rPr>
      </w:pPr>
    </w:p>
    <w:p w14:paraId="5AE7A53B" w14:textId="77777777" w:rsidR="001D5711" w:rsidRPr="00F8582F" w:rsidRDefault="001D5711">
      <w:pPr>
        <w:pStyle w:val="Corpodetexto"/>
        <w:rPr>
          <w:sz w:val="20"/>
        </w:rPr>
      </w:pPr>
    </w:p>
    <w:p w14:paraId="03BAAE91" w14:textId="77777777" w:rsidR="001D5711" w:rsidRPr="00F8582F" w:rsidRDefault="001D5711">
      <w:pPr>
        <w:pStyle w:val="Corpodetexto"/>
        <w:rPr>
          <w:sz w:val="20"/>
        </w:rPr>
      </w:pPr>
    </w:p>
    <w:p w14:paraId="2BC793E5" w14:textId="77777777" w:rsidR="001D5711" w:rsidRPr="00F8582F" w:rsidRDefault="001D5711">
      <w:pPr>
        <w:pStyle w:val="Corpodetexto"/>
        <w:rPr>
          <w:sz w:val="20"/>
        </w:rPr>
      </w:pPr>
    </w:p>
    <w:p w14:paraId="228179E8" w14:textId="77777777" w:rsidR="001D5711" w:rsidRPr="00F8582F" w:rsidRDefault="001D5711">
      <w:pPr>
        <w:pStyle w:val="Corpodetexto"/>
        <w:rPr>
          <w:sz w:val="20"/>
        </w:rPr>
      </w:pPr>
    </w:p>
    <w:p w14:paraId="5C2E7838" w14:textId="77777777" w:rsidR="001D5711" w:rsidRPr="00F8582F" w:rsidRDefault="001D5711">
      <w:pPr>
        <w:pStyle w:val="Corpodetexto"/>
        <w:rPr>
          <w:sz w:val="20"/>
        </w:rPr>
      </w:pPr>
    </w:p>
    <w:p w14:paraId="7DC6EC5C" w14:textId="77777777" w:rsidR="001D5711" w:rsidRPr="00F8582F" w:rsidRDefault="001D5711">
      <w:pPr>
        <w:pStyle w:val="Corpodetexto"/>
        <w:rPr>
          <w:sz w:val="20"/>
        </w:rPr>
      </w:pPr>
    </w:p>
    <w:p w14:paraId="53667477" w14:textId="77777777" w:rsidR="001D5711" w:rsidRPr="00F8582F" w:rsidRDefault="001D5711">
      <w:pPr>
        <w:pStyle w:val="Corpodetexto"/>
        <w:rPr>
          <w:sz w:val="20"/>
        </w:rPr>
      </w:pPr>
    </w:p>
    <w:p w14:paraId="1C8EDA6A" w14:textId="77777777" w:rsidR="001D5711" w:rsidRPr="00F8582F" w:rsidRDefault="001D5711">
      <w:pPr>
        <w:pStyle w:val="Corpodetexto"/>
        <w:rPr>
          <w:sz w:val="20"/>
        </w:rPr>
      </w:pPr>
    </w:p>
    <w:p w14:paraId="2F5DDE8A" w14:textId="77777777" w:rsidR="001D5711" w:rsidRPr="00F8582F" w:rsidRDefault="001D5711">
      <w:pPr>
        <w:pStyle w:val="Corpodetexto"/>
        <w:rPr>
          <w:sz w:val="20"/>
        </w:rPr>
      </w:pPr>
    </w:p>
    <w:p w14:paraId="3F2F194B" w14:textId="77777777" w:rsidR="001D5711" w:rsidRPr="00F8582F" w:rsidRDefault="001D5711">
      <w:pPr>
        <w:pStyle w:val="Corpodetexto"/>
        <w:rPr>
          <w:sz w:val="20"/>
        </w:rPr>
      </w:pPr>
    </w:p>
    <w:p w14:paraId="0CEA1ED4" w14:textId="77777777" w:rsidR="001D5711" w:rsidRPr="00F8582F" w:rsidRDefault="001D5711">
      <w:pPr>
        <w:pStyle w:val="Corpodetexto"/>
        <w:rPr>
          <w:sz w:val="20"/>
        </w:rPr>
      </w:pPr>
    </w:p>
    <w:p w14:paraId="382C77EE" w14:textId="77777777" w:rsidR="001D5711" w:rsidRPr="00F8582F" w:rsidRDefault="001D5711">
      <w:pPr>
        <w:pStyle w:val="Corpodetexto"/>
        <w:rPr>
          <w:sz w:val="20"/>
        </w:rPr>
      </w:pPr>
    </w:p>
    <w:p w14:paraId="1D01A84D" w14:textId="77777777" w:rsidR="001D5711" w:rsidRPr="00F8582F" w:rsidRDefault="001D5711">
      <w:pPr>
        <w:pStyle w:val="Corpodetexto"/>
        <w:rPr>
          <w:sz w:val="20"/>
        </w:rPr>
      </w:pPr>
    </w:p>
    <w:p w14:paraId="63A24658" w14:textId="77777777" w:rsidR="001D5711" w:rsidRPr="00F8582F" w:rsidRDefault="001D5711">
      <w:pPr>
        <w:pStyle w:val="Corpodetexto"/>
        <w:rPr>
          <w:sz w:val="20"/>
        </w:rPr>
      </w:pPr>
    </w:p>
    <w:p w14:paraId="63719CE5" w14:textId="77777777" w:rsidR="001D5711" w:rsidRPr="00F8582F" w:rsidRDefault="001D5711">
      <w:pPr>
        <w:pStyle w:val="Corpodetexto"/>
        <w:rPr>
          <w:sz w:val="20"/>
        </w:rPr>
      </w:pPr>
    </w:p>
    <w:p w14:paraId="42EA77EB" w14:textId="77777777" w:rsidR="001D5711" w:rsidRPr="00F8582F" w:rsidRDefault="001D5711">
      <w:pPr>
        <w:pStyle w:val="Corpodetexto"/>
        <w:spacing w:before="1"/>
        <w:rPr>
          <w:sz w:val="22"/>
        </w:rPr>
      </w:pPr>
    </w:p>
    <w:p w14:paraId="09151B89" w14:textId="4D268184" w:rsidR="001D5711" w:rsidRPr="00F8582F" w:rsidRDefault="001D5711" w:rsidP="00007E05">
      <w:pPr>
        <w:pStyle w:val="PargrafodaLista"/>
        <w:jc w:val="right"/>
        <w:sectPr w:rsidR="001D5711" w:rsidRPr="00F8582F" w:rsidSect="00B10DA6">
          <w:pgSz w:w="11910" w:h="16840"/>
          <w:pgMar w:top="1580" w:right="920" w:bottom="0" w:left="1100" w:header="720" w:footer="720" w:gutter="0"/>
          <w:cols w:space="720"/>
          <w:titlePg/>
          <w:docGrid w:linePitch="299"/>
        </w:sectPr>
      </w:pPr>
    </w:p>
    <w:p w14:paraId="431805C7" w14:textId="77777777" w:rsidR="001D5711" w:rsidRPr="00F8582F" w:rsidRDefault="001D5711">
      <w:pPr>
        <w:rPr>
          <w:rFonts w:ascii="TeXGyreHeros"/>
          <w:sz w:val="13"/>
        </w:rPr>
        <w:sectPr w:rsidR="001D5711" w:rsidRPr="00F8582F" w:rsidSect="00B10DA6">
          <w:pgSz w:w="11910" w:h="16840"/>
          <w:pgMar w:top="1580" w:right="920" w:bottom="280" w:left="1100" w:header="720" w:footer="720" w:gutter="0"/>
          <w:cols w:space="720"/>
          <w:titlePg/>
          <w:docGrid w:linePitch="299"/>
        </w:sectPr>
      </w:pPr>
    </w:p>
    <w:p w14:paraId="0BA28D52" w14:textId="77777777" w:rsidR="001D5711" w:rsidRPr="00F8582F" w:rsidRDefault="001D5711">
      <w:pPr>
        <w:pStyle w:val="Corpodetexto"/>
        <w:rPr>
          <w:rFonts w:ascii="TeXGyreHeros"/>
          <w:b/>
          <w:sz w:val="20"/>
        </w:rPr>
      </w:pPr>
    </w:p>
    <w:p w14:paraId="76143716" w14:textId="77777777" w:rsidR="001D5711" w:rsidRPr="00F8582F" w:rsidRDefault="001D5711">
      <w:pPr>
        <w:pStyle w:val="Corpodetexto"/>
        <w:rPr>
          <w:rFonts w:ascii="TeXGyreHeros"/>
          <w:b/>
          <w:sz w:val="20"/>
        </w:rPr>
      </w:pPr>
    </w:p>
    <w:p w14:paraId="00923EF5" w14:textId="77777777" w:rsidR="001D5711" w:rsidRPr="00F8582F" w:rsidRDefault="001D5711">
      <w:pPr>
        <w:pStyle w:val="Corpodetexto"/>
        <w:spacing w:before="10"/>
        <w:rPr>
          <w:rFonts w:ascii="TeXGyreHeros"/>
          <w:b/>
          <w:sz w:val="18"/>
        </w:rPr>
      </w:pPr>
    </w:p>
    <w:p w14:paraId="0585E924" w14:textId="77777777" w:rsidR="001D5711" w:rsidRPr="00F8582F" w:rsidRDefault="00000000">
      <w:pPr>
        <w:spacing w:before="113"/>
        <w:ind w:left="600"/>
        <w:rPr>
          <w:rFonts w:ascii="Arial"/>
          <w:sz w:val="49"/>
        </w:rPr>
      </w:pPr>
      <w:r w:rsidRPr="00F8582F">
        <w:rPr>
          <w:rFonts w:ascii="Arial"/>
          <w:sz w:val="49"/>
        </w:rPr>
        <w:t>Lista de Tabelas</w:t>
      </w:r>
    </w:p>
    <w:p w14:paraId="7D4DBD07" w14:textId="77777777" w:rsidR="001D5711" w:rsidRPr="00F8582F" w:rsidRDefault="001D5711">
      <w:pPr>
        <w:pStyle w:val="Corpodetexto"/>
        <w:spacing w:before="11"/>
        <w:rPr>
          <w:rFonts w:ascii="Arial"/>
          <w:sz w:val="71"/>
        </w:rPr>
      </w:pPr>
    </w:p>
    <w:p w14:paraId="75AEC8FE" w14:textId="29EB046E" w:rsidR="00490BB5" w:rsidRPr="00490BB5" w:rsidRDefault="00490BB5" w:rsidP="00490BB5">
      <w:pPr>
        <w:pStyle w:val="Ttulo1"/>
        <w:ind w:left="0"/>
        <w:rPr>
          <w:rFonts w:ascii="Times New Roman" w:eastAsia="Times New Roman" w:hAnsi="Times New Roman" w:cs="Times New Roman"/>
          <w:sz w:val="22"/>
          <w:szCs w:val="22"/>
        </w:rPr>
      </w:pPr>
      <w:r w:rsidRPr="00490BB5">
        <w:rPr>
          <w:rFonts w:ascii="Times New Roman" w:eastAsia="Times New Roman" w:hAnsi="Times New Roman" w:cs="Times New Roman"/>
          <w:sz w:val="22"/>
          <w:szCs w:val="22"/>
        </w:rPr>
        <w:t>Tabela 1 - Problemas Identificados</w:t>
      </w:r>
      <w:r w:rsidR="00CA7101">
        <w:rPr>
          <w:rFonts w:ascii="Times New Roman" w:eastAsia="Times New Roman" w:hAnsi="Times New Roman" w:cs="Times New Roman"/>
          <w:sz w:val="22"/>
          <w:szCs w:val="22"/>
        </w:rPr>
        <w:t xml:space="preserve"> </w:t>
      </w:r>
      <w:r w:rsidRPr="00490BB5">
        <w:rPr>
          <w:rFonts w:ascii="Times New Roman" w:eastAsia="Times New Roman" w:hAnsi="Times New Roman" w:cs="Times New Roman"/>
          <w:sz w:val="22"/>
          <w:szCs w:val="22"/>
        </w:rPr>
        <w:t>……………………………</w:t>
      </w:r>
      <w:r w:rsidR="00CA7101">
        <w:rPr>
          <w:rFonts w:ascii="Times New Roman" w:eastAsia="Times New Roman" w:hAnsi="Times New Roman" w:cs="Times New Roman"/>
          <w:sz w:val="22"/>
          <w:szCs w:val="22"/>
        </w:rPr>
        <w:t>...</w:t>
      </w:r>
      <w:r>
        <w:rPr>
          <w:rFonts w:ascii="Times New Roman" w:eastAsia="Times New Roman" w:hAnsi="Times New Roman" w:cs="Times New Roman"/>
          <w:sz w:val="22"/>
          <w:szCs w:val="22"/>
        </w:rPr>
        <w:t>………</w:t>
      </w:r>
      <w:proofErr w:type="gramStart"/>
      <w:r>
        <w:rPr>
          <w:rFonts w:ascii="Times New Roman" w:eastAsia="Times New Roman" w:hAnsi="Times New Roman" w:cs="Times New Roman"/>
          <w:sz w:val="22"/>
          <w:szCs w:val="22"/>
        </w:rPr>
        <w:t>…….</w:t>
      </w:r>
      <w:proofErr w:type="gramEnd"/>
      <w:r>
        <w:rPr>
          <w:rFonts w:ascii="Times New Roman" w:eastAsia="Times New Roman" w:hAnsi="Times New Roman" w:cs="Times New Roman"/>
          <w:sz w:val="22"/>
          <w:szCs w:val="22"/>
        </w:rPr>
        <w:t>.</w:t>
      </w:r>
      <w:r w:rsidRPr="00490BB5">
        <w:rPr>
          <w:rFonts w:ascii="Times New Roman" w:eastAsia="Times New Roman" w:hAnsi="Times New Roman" w:cs="Times New Roman"/>
          <w:sz w:val="22"/>
          <w:szCs w:val="22"/>
        </w:rPr>
        <w:t>………………………………</w:t>
      </w:r>
      <w:r>
        <w:rPr>
          <w:rFonts w:ascii="Times New Roman" w:eastAsia="Times New Roman" w:hAnsi="Times New Roman" w:cs="Times New Roman"/>
          <w:sz w:val="22"/>
          <w:szCs w:val="22"/>
        </w:rPr>
        <w:t>26</w:t>
      </w:r>
    </w:p>
    <w:p w14:paraId="4D619BDA" w14:textId="346BA446" w:rsidR="00490BB5" w:rsidRPr="00490BB5" w:rsidRDefault="00490BB5" w:rsidP="00490BB5">
      <w:pPr>
        <w:pStyle w:val="Ttulo1"/>
        <w:ind w:left="0"/>
        <w:rPr>
          <w:rFonts w:ascii="Times New Roman" w:eastAsia="Times New Roman" w:hAnsi="Times New Roman" w:cs="Times New Roman"/>
          <w:sz w:val="22"/>
          <w:szCs w:val="22"/>
        </w:rPr>
      </w:pPr>
      <w:r w:rsidRPr="00490BB5">
        <w:rPr>
          <w:rFonts w:ascii="Times New Roman" w:eastAsia="Times New Roman" w:hAnsi="Times New Roman" w:cs="Times New Roman"/>
          <w:sz w:val="22"/>
          <w:szCs w:val="22"/>
        </w:rPr>
        <w:t xml:space="preserve">Tabela </w:t>
      </w:r>
      <w:r>
        <w:rPr>
          <w:rFonts w:ascii="Times New Roman" w:eastAsia="Times New Roman" w:hAnsi="Times New Roman" w:cs="Times New Roman"/>
          <w:sz w:val="22"/>
          <w:szCs w:val="22"/>
        </w:rPr>
        <w:t>2</w:t>
      </w:r>
      <w:r w:rsidRPr="00490BB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w:t>
      </w:r>
      <w:r w:rsidRPr="00490BB5">
        <w:rPr>
          <w:rFonts w:ascii="Times New Roman" w:eastAsia="Times New Roman" w:hAnsi="Times New Roman" w:cs="Times New Roman"/>
          <w:sz w:val="22"/>
          <w:szCs w:val="22"/>
        </w:rPr>
        <w:t xml:space="preserve"> Objetivos</w:t>
      </w:r>
      <w:r w:rsidR="00CA7101">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w:t>
      </w:r>
      <w:r w:rsidRPr="00490BB5">
        <w:rPr>
          <w:rFonts w:ascii="Times New Roman" w:eastAsia="Times New Roman" w:hAnsi="Times New Roman" w:cs="Times New Roman"/>
          <w:sz w:val="22"/>
          <w:szCs w:val="22"/>
        </w:rPr>
        <w:t>……………………</w:t>
      </w:r>
      <w:r w:rsidR="00CA7101">
        <w:rPr>
          <w:rFonts w:ascii="Times New Roman" w:eastAsia="Times New Roman" w:hAnsi="Times New Roman" w:cs="Times New Roman"/>
          <w:sz w:val="22"/>
          <w:szCs w:val="22"/>
        </w:rPr>
        <w:t>...</w:t>
      </w:r>
      <w:r w:rsidRPr="00490BB5">
        <w:rPr>
          <w:rFonts w:ascii="Times New Roman" w:eastAsia="Times New Roman" w:hAnsi="Times New Roman" w:cs="Times New Roman"/>
          <w:sz w:val="22"/>
          <w:szCs w:val="22"/>
        </w:rPr>
        <w:t>…</w:t>
      </w:r>
      <w:r>
        <w:rPr>
          <w:rFonts w:ascii="Times New Roman" w:eastAsia="Times New Roman" w:hAnsi="Times New Roman" w:cs="Times New Roman"/>
          <w:sz w:val="22"/>
          <w:szCs w:val="22"/>
        </w:rPr>
        <w:t>………</w:t>
      </w:r>
      <w:proofErr w:type="gramStart"/>
      <w:r>
        <w:rPr>
          <w:rFonts w:ascii="Times New Roman" w:eastAsia="Times New Roman" w:hAnsi="Times New Roman" w:cs="Times New Roman"/>
          <w:sz w:val="22"/>
          <w:szCs w:val="22"/>
        </w:rPr>
        <w:t>…….</w:t>
      </w:r>
      <w:proofErr w:type="gramEnd"/>
      <w:r w:rsidRPr="00490BB5">
        <w:rPr>
          <w:rFonts w:ascii="Times New Roman" w:eastAsia="Times New Roman" w:hAnsi="Times New Roman" w:cs="Times New Roman"/>
          <w:sz w:val="22"/>
          <w:szCs w:val="22"/>
        </w:rPr>
        <w:t>…………………………………………</w:t>
      </w:r>
      <w:r>
        <w:rPr>
          <w:rFonts w:ascii="Times New Roman" w:eastAsia="Times New Roman" w:hAnsi="Times New Roman" w:cs="Times New Roman"/>
          <w:sz w:val="22"/>
          <w:szCs w:val="22"/>
        </w:rPr>
        <w:t>27</w:t>
      </w:r>
    </w:p>
    <w:p w14:paraId="139B01DC" w14:textId="43675B27" w:rsidR="00490BB5" w:rsidRPr="00490BB5" w:rsidRDefault="00490BB5" w:rsidP="00490BB5">
      <w:pPr>
        <w:pStyle w:val="Ttulo1"/>
        <w:ind w:left="0"/>
        <w:rPr>
          <w:rFonts w:ascii="Times New Roman" w:eastAsia="Times New Roman" w:hAnsi="Times New Roman" w:cs="Times New Roman"/>
          <w:sz w:val="22"/>
          <w:szCs w:val="22"/>
        </w:rPr>
      </w:pPr>
      <w:r w:rsidRPr="00490BB5">
        <w:rPr>
          <w:rFonts w:ascii="Times New Roman" w:eastAsia="Times New Roman" w:hAnsi="Times New Roman" w:cs="Times New Roman"/>
          <w:sz w:val="22"/>
          <w:szCs w:val="22"/>
        </w:rPr>
        <w:t xml:space="preserve">Tabela </w:t>
      </w:r>
      <w:r>
        <w:rPr>
          <w:rFonts w:ascii="Times New Roman" w:eastAsia="Times New Roman" w:hAnsi="Times New Roman" w:cs="Times New Roman"/>
          <w:sz w:val="22"/>
          <w:szCs w:val="22"/>
        </w:rPr>
        <w:t>3</w:t>
      </w:r>
      <w:r w:rsidRPr="00490BB5">
        <w:rPr>
          <w:rFonts w:ascii="Times New Roman" w:eastAsia="Times New Roman" w:hAnsi="Times New Roman" w:cs="Times New Roman"/>
          <w:sz w:val="22"/>
          <w:szCs w:val="22"/>
        </w:rPr>
        <w:t xml:space="preserve"> </w:t>
      </w:r>
      <w:r w:rsidR="00CA7101">
        <w:rPr>
          <w:rFonts w:ascii="Times New Roman" w:eastAsia="Times New Roman" w:hAnsi="Times New Roman" w:cs="Times New Roman"/>
          <w:sz w:val="22"/>
          <w:szCs w:val="22"/>
        </w:rPr>
        <w:t>–</w:t>
      </w:r>
      <w:r w:rsidRPr="00490BB5">
        <w:rPr>
          <w:rFonts w:ascii="Times New Roman" w:eastAsia="Times New Roman" w:hAnsi="Times New Roman" w:cs="Times New Roman"/>
          <w:sz w:val="22"/>
          <w:szCs w:val="22"/>
        </w:rPr>
        <w:t xml:space="preserve"> </w:t>
      </w:r>
      <w:r w:rsidR="00CA7101">
        <w:rPr>
          <w:rFonts w:ascii="Times New Roman" w:eastAsia="Times New Roman" w:hAnsi="Times New Roman" w:cs="Times New Roman"/>
          <w:sz w:val="22"/>
          <w:szCs w:val="22"/>
        </w:rPr>
        <w:t xml:space="preserve">Requisitos funcionais </w:t>
      </w:r>
      <w:r w:rsidRPr="00490BB5">
        <w:rPr>
          <w:rFonts w:ascii="Times New Roman" w:eastAsia="Times New Roman" w:hAnsi="Times New Roman" w:cs="Times New Roman"/>
          <w:sz w:val="22"/>
          <w:szCs w:val="22"/>
        </w:rPr>
        <w:t>…</w:t>
      </w:r>
      <w:proofErr w:type="gramStart"/>
      <w:r w:rsidRPr="00490BB5">
        <w:rPr>
          <w:rFonts w:ascii="Times New Roman" w:eastAsia="Times New Roman" w:hAnsi="Times New Roman" w:cs="Times New Roman"/>
          <w:sz w:val="22"/>
          <w:szCs w:val="22"/>
        </w:rPr>
        <w:t>…</w:t>
      </w:r>
      <w:r w:rsidR="00CA7101">
        <w:rPr>
          <w:rFonts w:ascii="Times New Roman" w:eastAsia="Times New Roman" w:hAnsi="Times New Roman" w:cs="Times New Roman"/>
          <w:sz w:val="22"/>
          <w:szCs w:val="22"/>
        </w:rPr>
        <w:t>….</w:t>
      </w:r>
      <w:proofErr w:type="gramEnd"/>
      <w:r w:rsidRPr="00490BB5">
        <w:rPr>
          <w:rFonts w:ascii="Times New Roman" w:eastAsia="Times New Roman" w:hAnsi="Times New Roman" w:cs="Times New Roman"/>
          <w:sz w:val="22"/>
          <w:szCs w:val="22"/>
        </w:rPr>
        <w:t>………………………………………………………………………31</w:t>
      </w:r>
    </w:p>
    <w:p w14:paraId="3CA308C6" w14:textId="1932F6C1" w:rsidR="00490BB5" w:rsidRPr="00490BB5" w:rsidRDefault="00490BB5" w:rsidP="00490BB5">
      <w:pPr>
        <w:pStyle w:val="Ttulo1"/>
        <w:ind w:left="0"/>
        <w:rPr>
          <w:rFonts w:ascii="Times New Roman" w:eastAsia="Times New Roman" w:hAnsi="Times New Roman" w:cs="Times New Roman"/>
          <w:sz w:val="22"/>
          <w:szCs w:val="22"/>
        </w:rPr>
      </w:pPr>
      <w:r w:rsidRPr="00490BB5">
        <w:rPr>
          <w:rFonts w:ascii="Times New Roman" w:eastAsia="Times New Roman" w:hAnsi="Times New Roman" w:cs="Times New Roman"/>
          <w:sz w:val="22"/>
          <w:szCs w:val="22"/>
        </w:rPr>
        <w:t xml:space="preserve">Tabela </w:t>
      </w:r>
      <w:r w:rsidR="00CA7101">
        <w:rPr>
          <w:rFonts w:ascii="Times New Roman" w:eastAsia="Times New Roman" w:hAnsi="Times New Roman" w:cs="Times New Roman"/>
          <w:sz w:val="22"/>
          <w:szCs w:val="22"/>
        </w:rPr>
        <w:t>4</w:t>
      </w:r>
      <w:r w:rsidRPr="00490BB5">
        <w:rPr>
          <w:rFonts w:ascii="Times New Roman" w:eastAsia="Times New Roman" w:hAnsi="Times New Roman" w:cs="Times New Roman"/>
          <w:sz w:val="22"/>
          <w:szCs w:val="22"/>
        </w:rPr>
        <w:t xml:space="preserve"> - Preço projeto…………………………………………………………………………………………3</w:t>
      </w:r>
      <w:r w:rsidR="00CA7101">
        <w:rPr>
          <w:rFonts w:ascii="Times New Roman" w:eastAsia="Times New Roman" w:hAnsi="Times New Roman" w:cs="Times New Roman"/>
          <w:sz w:val="22"/>
          <w:szCs w:val="22"/>
        </w:rPr>
        <w:t>8</w:t>
      </w:r>
    </w:p>
    <w:p w14:paraId="170BE03D" w14:textId="77777777" w:rsidR="001D5711" w:rsidRPr="00490BB5" w:rsidRDefault="001D5711" w:rsidP="00490BB5">
      <w:pPr>
        <w:pStyle w:val="Ttulo1"/>
        <w:ind w:left="0"/>
        <w:rPr>
          <w:rFonts w:ascii="Times New Roman" w:eastAsia="Times New Roman" w:hAnsi="Times New Roman" w:cs="Times New Roman"/>
          <w:sz w:val="22"/>
          <w:szCs w:val="22"/>
        </w:rPr>
      </w:pPr>
    </w:p>
    <w:p w14:paraId="51728ECF" w14:textId="77777777" w:rsidR="00490BB5" w:rsidRPr="00490BB5" w:rsidRDefault="00490BB5" w:rsidP="00490BB5">
      <w:pPr>
        <w:pStyle w:val="Ttulo1"/>
        <w:ind w:left="0"/>
        <w:rPr>
          <w:rFonts w:ascii="Times New Roman" w:eastAsia="Times New Roman" w:hAnsi="Times New Roman" w:cs="Times New Roman"/>
          <w:sz w:val="22"/>
          <w:szCs w:val="22"/>
        </w:rPr>
      </w:pPr>
    </w:p>
    <w:p w14:paraId="2D6651BE" w14:textId="77777777" w:rsidR="001D5711" w:rsidRPr="00F8582F" w:rsidRDefault="001D5711">
      <w:pPr>
        <w:pStyle w:val="Corpodetexto"/>
        <w:rPr>
          <w:sz w:val="20"/>
        </w:rPr>
      </w:pPr>
    </w:p>
    <w:p w14:paraId="495AA1F7" w14:textId="77777777" w:rsidR="001D5711" w:rsidRPr="00F8582F" w:rsidRDefault="001D5711">
      <w:pPr>
        <w:pStyle w:val="Corpodetexto"/>
        <w:rPr>
          <w:sz w:val="20"/>
        </w:rPr>
      </w:pPr>
    </w:p>
    <w:p w14:paraId="060DA204" w14:textId="77777777" w:rsidR="001D5711" w:rsidRPr="00F8582F" w:rsidRDefault="001D5711">
      <w:pPr>
        <w:pStyle w:val="Corpodetexto"/>
        <w:rPr>
          <w:sz w:val="20"/>
        </w:rPr>
      </w:pPr>
    </w:p>
    <w:p w14:paraId="540D30E5" w14:textId="77777777" w:rsidR="001D5711" w:rsidRPr="00F8582F" w:rsidRDefault="001D5711">
      <w:pPr>
        <w:pStyle w:val="Corpodetexto"/>
        <w:rPr>
          <w:sz w:val="20"/>
        </w:rPr>
      </w:pPr>
    </w:p>
    <w:p w14:paraId="191998EF" w14:textId="77777777" w:rsidR="001D5711" w:rsidRPr="00F8582F" w:rsidRDefault="001D5711">
      <w:pPr>
        <w:pStyle w:val="Corpodetexto"/>
        <w:rPr>
          <w:sz w:val="20"/>
        </w:rPr>
      </w:pPr>
    </w:p>
    <w:p w14:paraId="060CD734" w14:textId="77777777" w:rsidR="001D5711" w:rsidRPr="00F8582F" w:rsidRDefault="001D5711">
      <w:pPr>
        <w:pStyle w:val="Corpodetexto"/>
        <w:rPr>
          <w:sz w:val="20"/>
        </w:rPr>
      </w:pPr>
    </w:p>
    <w:p w14:paraId="35A89938" w14:textId="77777777" w:rsidR="001D5711" w:rsidRPr="00F8582F" w:rsidRDefault="001D5711">
      <w:pPr>
        <w:pStyle w:val="Corpodetexto"/>
        <w:rPr>
          <w:sz w:val="20"/>
        </w:rPr>
      </w:pPr>
    </w:p>
    <w:p w14:paraId="200ABD15" w14:textId="77777777" w:rsidR="001D5711" w:rsidRPr="00F8582F" w:rsidRDefault="001D5711">
      <w:pPr>
        <w:pStyle w:val="Corpodetexto"/>
        <w:rPr>
          <w:sz w:val="20"/>
        </w:rPr>
      </w:pPr>
    </w:p>
    <w:p w14:paraId="570489E5" w14:textId="77777777" w:rsidR="001D5711" w:rsidRPr="00F8582F" w:rsidRDefault="001D5711">
      <w:pPr>
        <w:pStyle w:val="Corpodetexto"/>
        <w:rPr>
          <w:sz w:val="20"/>
        </w:rPr>
      </w:pPr>
    </w:p>
    <w:p w14:paraId="642B0A07" w14:textId="77777777" w:rsidR="001D5711" w:rsidRPr="00F8582F" w:rsidRDefault="001D5711">
      <w:pPr>
        <w:pStyle w:val="Corpodetexto"/>
        <w:rPr>
          <w:sz w:val="20"/>
        </w:rPr>
      </w:pPr>
    </w:p>
    <w:p w14:paraId="622CA7B3" w14:textId="77777777" w:rsidR="001D5711" w:rsidRPr="00F8582F" w:rsidRDefault="001D5711">
      <w:pPr>
        <w:pStyle w:val="Corpodetexto"/>
        <w:rPr>
          <w:sz w:val="20"/>
        </w:rPr>
      </w:pPr>
    </w:p>
    <w:p w14:paraId="662A7337" w14:textId="77777777" w:rsidR="001D5711" w:rsidRPr="00F8582F" w:rsidRDefault="001D5711">
      <w:pPr>
        <w:pStyle w:val="Corpodetexto"/>
        <w:rPr>
          <w:sz w:val="20"/>
        </w:rPr>
      </w:pPr>
    </w:p>
    <w:p w14:paraId="0592E21F" w14:textId="77777777" w:rsidR="001D5711" w:rsidRPr="00F8582F" w:rsidRDefault="001D5711">
      <w:pPr>
        <w:pStyle w:val="Corpodetexto"/>
        <w:rPr>
          <w:sz w:val="20"/>
        </w:rPr>
      </w:pPr>
    </w:p>
    <w:p w14:paraId="6EF96A45" w14:textId="77777777" w:rsidR="001D5711" w:rsidRPr="00F8582F" w:rsidRDefault="001D5711">
      <w:pPr>
        <w:pStyle w:val="Corpodetexto"/>
        <w:rPr>
          <w:sz w:val="20"/>
        </w:rPr>
      </w:pPr>
    </w:p>
    <w:p w14:paraId="716EBCF1" w14:textId="77777777" w:rsidR="001D5711" w:rsidRPr="00F8582F" w:rsidRDefault="001D5711">
      <w:pPr>
        <w:pStyle w:val="Corpodetexto"/>
        <w:rPr>
          <w:sz w:val="20"/>
        </w:rPr>
      </w:pPr>
    </w:p>
    <w:p w14:paraId="40536EB3" w14:textId="77777777" w:rsidR="001D5711" w:rsidRPr="00F8582F" w:rsidRDefault="001D5711">
      <w:pPr>
        <w:pStyle w:val="Corpodetexto"/>
        <w:rPr>
          <w:sz w:val="20"/>
        </w:rPr>
      </w:pPr>
    </w:p>
    <w:p w14:paraId="5BCA9A53" w14:textId="77777777" w:rsidR="001D5711" w:rsidRPr="00F8582F" w:rsidRDefault="001D5711">
      <w:pPr>
        <w:pStyle w:val="Corpodetexto"/>
        <w:rPr>
          <w:sz w:val="20"/>
        </w:rPr>
      </w:pPr>
    </w:p>
    <w:p w14:paraId="068F3F11" w14:textId="77777777" w:rsidR="001D5711" w:rsidRPr="00F8582F" w:rsidRDefault="001D5711">
      <w:pPr>
        <w:pStyle w:val="Corpodetexto"/>
        <w:rPr>
          <w:sz w:val="20"/>
        </w:rPr>
      </w:pPr>
    </w:p>
    <w:p w14:paraId="40732BA5" w14:textId="77777777" w:rsidR="001D5711" w:rsidRPr="00F8582F" w:rsidRDefault="001D5711">
      <w:pPr>
        <w:pStyle w:val="Corpodetexto"/>
        <w:rPr>
          <w:sz w:val="20"/>
        </w:rPr>
      </w:pPr>
    </w:p>
    <w:p w14:paraId="1D5E22D3" w14:textId="77777777" w:rsidR="001D5711" w:rsidRPr="00F8582F" w:rsidRDefault="001D5711">
      <w:pPr>
        <w:pStyle w:val="Corpodetexto"/>
        <w:rPr>
          <w:sz w:val="20"/>
        </w:rPr>
      </w:pPr>
    </w:p>
    <w:p w14:paraId="3F6AAFE0" w14:textId="77777777" w:rsidR="001D5711" w:rsidRPr="00F8582F" w:rsidRDefault="001D5711">
      <w:pPr>
        <w:pStyle w:val="Corpodetexto"/>
        <w:rPr>
          <w:sz w:val="20"/>
        </w:rPr>
      </w:pPr>
    </w:p>
    <w:p w14:paraId="7AE9F931" w14:textId="77777777" w:rsidR="001D5711" w:rsidRPr="00F8582F" w:rsidRDefault="001D5711">
      <w:pPr>
        <w:pStyle w:val="Corpodetexto"/>
        <w:rPr>
          <w:sz w:val="20"/>
        </w:rPr>
      </w:pPr>
    </w:p>
    <w:p w14:paraId="7D09BE50" w14:textId="77777777" w:rsidR="001D5711" w:rsidRPr="00F8582F" w:rsidRDefault="001D5711">
      <w:pPr>
        <w:pStyle w:val="Corpodetexto"/>
        <w:rPr>
          <w:sz w:val="20"/>
        </w:rPr>
      </w:pPr>
    </w:p>
    <w:p w14:paraId="79D70A74" w14:textId="77777777" w:rsidR="001D5711" w:rsidRPr="00F8582F" w:rsidRDefault="001D5711">
      <w:pPr>
        <w:pStyle w:val="Corpodetexto"/>
        <w:rPr>
          <w:sz w:val="20"/>
        </w:rPr>
      </w:pPr>
    </w:p>
    <w:p w14:paraId="49B90D09" w14:textId="77777777" w:rsidR="001D5711" w:rsidRPr="00F8582F" w:rsidRDefault="001D5711">
      <w:pPr>
        <w:pStyle w:val="Corpodetexto"/>
        <w:rPr>
          <w:sz w:val="20"/>
        </w:rPr>
      </w:pPr>
    </w:p>
    <w:p w14:paraId="5B35E6B6" w14:textId="77777777" w:rsidR="001D5711" w:rsidRPr="00F8582F" w:rsidRDefault="001D5711">
      <w:pPr>
        <w:pStyle w:val="Corpodetexto"/>
        <w:rPr>
          <w:sz w:val="20"/>
        </w:rPr>
      </w:pPr>
    </w:p>
    <w:p w14:paraId="3DE0C928" w14:textId="77777777" w:rsidR="001D5711" w:rsidRPr="00F8582F" w:rsidRDefault="001D5711">
      <w:pPr>
        <w:pStyle w:val="Corpodetexto"/>
        <w:rPr>
          <w:sz w:val="20"/>
        </w:rPr>
      </w:pPr>
    </w:p>
    <w:p w14:paraId="7391D2BA" w14:textId="77777777" w:rsidR="001D5711" w:rsidRPr="00F8582F" w:rsidRDefault="001D5711">
      <w:pPr>
        <w:pStyle w:val="Corpodetexto"/>
        <w:rPr>
          <w:sz w:val="20"/>
        </w:rPr>
      </w:pPr>
    </w:p>
    <w:p w14:paraId="3C4E298C" w14:textId="77777777" w:rsidR="001D5711" w:rsidRPr="00F8582F" w:rsidRDefault="001D5711">
      <w:pPr>
        <w:pStyle w:val="Corpodetexto"/>
        <w:rPr>
          <w:sz w:val="20"/>
        </w:rPr>
      </w:pPr>
    </w:p>
    <w:p w14:paraId="1D9CC2FE" w14:textId="77777777" w:rsidR="001D5711" w:rsidRPr="00F8582F" w:rsidRDefault="001D5711">
      <w:pPr>
        <w:pStyle w:val="Corpodetexto"/>
        <w:rPr>
          <w:sz w:val="20"/>
        </w:rPr>
      </w:pPr>
    </w:p>
    <w:p w14:paraId="21F149AA" w14:textId="77777777" w:rsidR="001D5711" w:rsidRPr="00F8582F" w:rsidRDefault="001D5711">
      <w:pPr>
        <w:pStyle w:val="Corpodetexto"/>
        <w:rPr>
          <w:sz w:val="20"/>
        </w:rPr>
      </w:pPr>
    </w:p>
    <w:p w14:paraId="40A3CBDC" w14:textId="77777777" w:rsidR="001D5711" w:rsidRPr="00F8582F" w:rsidRDefault="001D5711">
      <w:pPr>
        <w:pStyle w:val="Corpodetexto"/>
        <w:rPr>
          <w:sz w:val="20"/>
        </w:rPr>
      </w:pPr>
    </w:p>
    <w:p w14:paraId="66D08D3D" w14:textId="77777777" w:rsidR="001D5711" w:rsidRPr="00F8582F" w:rsidRDefault="001D5711">
      <w:pPr>
        <w:pStyle w:val="Corpodetexto"/>
        <w:rPr>
          <w:sz w:val="20"/>
        </w:rPr>
      </w:pPr>
    </w:p>
    <w:p w14:paraId="69C74096" w14:textId="77777777" w:rsidR="001D5711" w:rsidRPr="00F8582F" w:rsidRDefault="001D5711">
      <w:pPr>
        <w:pStyle w:val="Corpodetexto"/>
        <w:rPr>
          <w:sz w:val="20"/>
        </w:rPr>
      </w:pPr>
    </w:p>
    <w:p w14:paraId="1C05BC1F" w14:textId="77777777" w:rsidR="001D5711" w:rsidRPr="00F8582F" w:rsidRDefault="001D5711">
      <w:pPr>
        <w:pStyle w:val="Corpodetexto"/>
        <w:rPr>
          <w:sz w:val="20"/>
        </w:rPr>
      </w:pPr>
    </w:p>
    <w:p w14:paraId="230EADE1" w14:textId="77777777" w:rsidR="001D5711" w:rsidRPr="00F8582F" w:rsidRDefault="001D5711">
      <w:pPr>
        <w:pStyle w:val="Corpodetexto"/>
        <w:rPr>
          <w:sz w:val="20"/>
        </w:rPr>
      </w:pPr>
    </w:p>
    <w:p w14:paraId="0531688F" w14:textId="77777777" w:rsidR="001D5711" w:rsidRPr="00F8582F" w:rsidRDefault="001D5711">
      <w:pPr>
        <w:pStyle w:val="Corpodetexto"/>
        <w:rPr>
          <w:sz w:val="20"/>
        </w:rPr>
      </w:pPr>
    </w:p>
    <w:p w14:paraId="5384E4EE" w14:textId="77777777" w:rsidR="001D5711" w:rsidRPr="00F8582F" w:rsidRDefault="001D5711">
      <w:pPr>
        <w:pStyle w:val="Corpodetexto"/>
        <w:rPr>
          <w:sz w:val="20"/>
        </w:rPr>
      </w:pPr>
    </w:p>
    <w:p w14:paraId="2C4F5408" w14:textId="77777777" w:rsidR="001D5711" w:rsidRPr="00F8582F" w:rsidRDefault="001D5711">
      <w:pPr>
        <w:pStyle w:val="Corpodetexto"/>
        <w:rPr>
          <w:sz w:val="20"/>
        </w:rPr>
      </w:pPr>
    </w:p>
    <w:p w14:paraId="7A577B03" w14:textId="77777777" w:rsidR="001D5711" w:rsidRPr="00F8582F" w:rsidRDefault="001D5711">
      <w:pPr>
        <w:pStyle w:val="Corpodetexto"/>
        <w:spacing w:before="1"/>
        <w:rPr>
          <w:sz w:val="22"/>
        </w:rPr>
      </w:pPr>
    </w:p>
    <w:p w14:paraId="582F418C" w14:textId="77777777" w:rsidR="001D5711" w:rsidRPr="00F8582F" w:rsidRDefault="001D5711">
      <w:pPr>
        <w:rPr>
          <w:rFonts w:ascii="TeXGyreHeros"/>
        </w:rPr>
        <w:sectPr w:rsidR="001D5711" w:rsidRPr="00F8582F" w:rsidSect="00B10DA6">
          <w:pgSz w:w="11910" w:h="16840"/>
          <w:pgMar w:top="1580" w:right="920" w:bottom="0" w:left="1100" w:header="720" w:footer="720" w:gutter="0"/>
          <w:cols w:space="720"/>
          <w:titlePg/>
          <w:docGrid w:linePitch="299"/>
        </w:sectPr>
      </w:pPr>
    </w:p>
    <w:p w14:paraId="27F26C88" w14:textId="77777777" w:rsidR="001D5711" w:rsidRPr="00F8582F" w:rsidRDefault="001D5711">
      <w:pPr>
        <w:pStyle w:val="Corpodetexto"/>
        <w:spacing w:before="13"/>
        <w:rPr>
          <w:rFonts w:ascii="TeXGyreHeros"/>
          <w:b/>
          <w:sz w:val="13"/>
        </w:rPr>
      </w:pPr>
    </w:p>
    <w:p w14:paraId="1A3A5AA0" w14:textId="77777777" w:rsidR="001D5711" w:rsidRPr="00F8582F" w:rsidRDefault="001D5711">
      <w:pPr>
        <w:rPr>
          <w:rFonts w:ascii="TeXGyreHeros"/>
          <w:sz w:val="13"/>
        </w:rPr>
        <w:sectPr w:rsidR="001D5711" w:rsidRPr="00F8582F" w:rsidSect="00B10DA6">
          <w:pgSz w:w="11910" w:h="16840"/>
          <w:pgMar w:top="1580" w:right="920" w:bottom="280" w:left="1100" w:header="720" w:footer="720" w:gutter="0"/>
          <w:cols w:space="720"/>
          <w:titlePg/>
          <w:docGrid w:linePitch="299"/>
        </w:sectPr>
      </w:pPr>
    </w:p>
    <w:p w14:paraId="4BB36EF6" w14:textId="77777777" w:rsidR="001D5711" w:rsidRPr="00F8582F" w:rsidRDefault="001D5711">
      <w:pPr>
        <w:pStyle w:val="Corpodetexto"/>
        <w:rPr>
          <w:rFonts w:ascii="TeXGyreHeros"/>
          <w:b/>
          <w:sz w:val="20"/>
        </w:rPr>
      </w:pPr>
    </w:p>
    <w:p w14:paraId="1848C812" w14:textId="77777777" w:rsidR="001D5711" w:rsidRPr="00F8582F" w:rsidRDefault="001D5711">
      <w:pPr>
        <w:pStyle w:val="Corpodetexto"/>
        <w:rPr>
          <w:rFonts w:ascii="TeXGyreHeros"/>
          <w:b/>
          <w:sz w:val="20"/>
        </w:rPr>
      </w:pPr>
    </w:p>
    <w:p w14:paraId="3B302265" w14:textId="77777777" w:rsidR="001D5711" w:rsidRPr="00F8582F" w:rsidRDefault="00000000">
      <w:pPr>
        <w:spacing w:before="263"/>
        <w:ind w:left="600"/>
        <w:rPr>
          <w:rFonts w:ascii="Arial"/>
          <w:sz w:val="49"/>
        </w:rPr>
      </w:pPr>
      <w:r w:rsidRPr="00F8582F">
        <w:rPr>
          <w:rFonts w:ascii="Arial"/>
          <w:sz w:val="49"/>
        </w:rPr>
        <w:t>Siglas</w:t>
      </w:r>
    </w:p>
    <w:p w14:paraId="40A45DF3" w14:textId="77777777" w:rsidR="001D5711" w:rsidRPr="00F8582F" w:rsidRDefault="001D5711">
      <w:pPr>
        <w:pStyle w:val="Corpodetexto"/>
        <w:rPr>
          <w:rFonts w:ascii="Arial"/>
          <w:sz w:val="60"/>
        </w:rPr>
      </w:pPr>
    </w:p>
    <w:p w14:paraId="407B55CC" w14:textId="7CBB711C" w:rsidR="005F287F" w:rsidRPr="00F8582F" w:rsidRDefault="005F287F">
      <w:pPr>
        <w:pStyle w:val="Corpodetexto"/>
        <w:spacing w:before="509"/>
        <w:ind w:left="600"/>
      </w:pPr>
      <w:bookmarkStart w:id="4" w:name="_bookmark1"/>
      <w:bookmarkEnd w:id="4"/>
      <w:proofErr w:type="spellStart"/>
      <w:r w:rsidRPr="00F8582F">
        <w:rPr>
          <w:b/>
          <w:bCs/>
        </w:rPr>
        <w:t>IoT</w:t>
      </w:r>
      <w:proofErr w:type="spellEnd"/>
      <w:r w:rsidRPr="00F8582F">
        <w:rPr>
          <w:b/>
          <w:bCs/>
        </w:rPr>
        <w:tab/>
      </w:r>
      <w:r w:rsidRPr="00F8582F">
        <w:t xml:space="preserve"> Internet </w:t>
      </w:r>
      <w:proofErr w:type="spellStart"/>
      <w:r w:rsidRPr="00F8582F">
        <w:t>of</w:t>
      </w:r>
      <w:proofErr w:type="spellEnd"/>
      <w:r w:rsidRPr="00F8582F">
        <w:t xml:space="preserve"> </w:t>
      </w:r>
      <w:proofErr w:type="spellStart"/>
      <w:r w:rsidRPr="00F8582F">
        <w:t>Things</w:t>
      </w:r>
      <w:proofErr w:type="spellEnd"/>
      <w:r w:rsidRPr="00F8582F">
        <w:t>.</w:t>
      </w:r>
    </w:p>
    <w:p w14:paraId="1E819612" w14:textId="419D78AC" w:rsidR="005F287F" w:rsidRPr="00F8582F" w:rsidRDefault="005F287F">
      <w:pPr>
        <w:pStyle w:val="Corpodetexto"/>
        <w:spacing w:before="509"/>
        <w:ind w:left="600"/>
      </w:pPr>
      <w:proofErr w:type="spellStart"/>
      <w:r w:rsidRPr="00F8582F">
        <w:rPr>
          <w:b/>
          <w:bCs/>
        </w:rPr>
        <w:t>LoRa</w:t>
      </w:r>
      <w:proofErr w:type="spellEnd"/>
      <w:r w:rsidRPr="00F8582F">
        <w:t xml:space="preserve"> </w:t>
      </w:r>
      <w:r w:rsidRPr="00F8582F">
        <w:tab/>
      </w:r>
      <w:proofErr w:type="spellStart"/>
      <w:r w:rsidRPr="00F8582F">
        <w:t>LongRange</w:t>
      </w:r>
      <w:proofErr w:type="spellEnd"/>
    </w:p>
    <w:p w14:paraId="2194523D" w14:textId="73FDA7E9" w:rsidR="00652D45" w:rsidRPr="00F8582F" w:rsidRDefault="00652D45" w:rsidP="00652D45">
      <w:pPr>
        <w:pStyle w:val="Corpodetexto"/>
        <w:spacing w:before="509"/>
        <w:ind w:left="600"/>
      </w:pPr>
      <w:r w:rsidRPr="00F8582F">
        <w:rPr>
          <w:b/>
          <w:bCs/>
        </w:rPr>
        <w:t>CSV</w:t>
      </w:r>
      <w:r w:rsidRPr="00F8582F">
        <w:t xml:space="preserve"> </w:t>
      </w:r>
      <w:r w:rsidRPr="00F8582F">
        <w:tab/>
      </w:r>
      <w:proofErr w:type="spellStart"/>
      <w:r w:rsidRPr="00F8582F">
        <w:t>comma-separated-values</w:t>
      </w:r>
      <w:proofErr w:type="spellEnd"/>
    </w:p>
    <w:p w14:paraId="02E01109" w14:textId="3ED55EAB" w:rsidR="005F287F" w:rsidRPr="00F8582F" w:rsidRDefault="005F287F">
      <w:pPr>
        <w:pStyle w:val="Corpodetexto"/>
        <w:spacing w:before="509"/>
        <w:ind w:left="600"/>
      </w:pPr>
      <w:r w:rsidRPr="00F8582F">
        <w:rPr>
          <w:b/>
          <w:bCs/>
        </w:rPr>
        <w:t>SDA</w:t>
      </w:r>
      <w:r w:rsidRPr="00F8582F">
        <w:t xml:space="preserve"> </w:t>
      </w:r>
      <w:r w:rsidRPr="00F8582F">
        <w:tab/>
        <w:t>Serial Data.</w:t>
      </w:r>
    </w:p>
    <w:p w14:paraId="65BE62DD" w14:textId="1A9DAD3A" w:rsidR="005F287F" w:rsidRPr="00F8582F" w:rsidRDefault="005F287F">
      <w:pPr>
        <w:pStyle w:val="Corpodetexto"/>
        <w:spacing w:before="509"/>
        <w:ind w:left="600"/>
      </w:pPr>
      <w:r w:rsidRPr="00F8582F">
        <w:rPr>
          <w:b/>
          <w:bCs/>
        </w:rPr>
        <w:t>SCL</w:t>
      </w:r>
      <w:r w:rsidRPr="00F8582F">
        <w:t xml:space="preserve"> </w:t>
      </w:r>
      <w:r w:rsidRPr="00F8582F">
        <w:tab/>
        <w:t xml:space="preserve">Serial </w:t>
      </w:r>
      <w:proofErr w:type="spellStart"/>
      <w:r w:rsidRPr="00F8582F">
        <w:t>Clock</w:t>
      </w:r>
      <w:proofErr w:type="spellEnd"/>
    </w:p>
    <w:p w14:paraId="321063D9" w14:textId="77777777" w:rsidR="00303D0F" w:rsidRPr="00F8582F" w:rsidRDefault="00303D0F" w:rsidP="00303D0F">
      <w:pPr>
        <w:pStyle w:val="Corpodetexto"/>
        <w:spacing w:before="509"/>
        <w:ind w:left="600"/>
      </w:pPr>
      <w:r w:rsidRPr="00F8582F">
        <w:rPr>
          <w:b/>
          <w:bCs/>
        </w:rPr>
        <w:t>SPI</w:t>
      </w:r>
      <w:r w:rsidRPr="00F8582F">
        <w:rPr>
          <w:b/>
          <w:bCs/>
        </w:rPr>
        <w:tab/>
      </w:r>
      <w:r w:rsidRPr="00F8582F">
        <w:t xml:space="preserve"> Serial </w:t>
      </w:r>
      <w:proofErr w:type="spellStart"/>
      <w:r w:rsidRPr="00F8582F">
        <w:t>Peripheral</w:t>
      </w:r>
      <w:proofErr w:type="spellEnd"/>
      <w:r w:rsidRPr="00F8582F">
        <w:t xml:space="preserve"> Interface.</w:t>
      </w:r>
    </w:p>
    <w:p w14:paraId="39D34BA2" w14:textId="6E229C30" w:rsidR="00303D0F" w:rsidRPr="00F8582F" w:rsidRDefault="00303D0F" w:rsidP="00303D0F">
      <w:pPr>
        <w:pStyle w:val="Corpodetexto"/>
        <w:spacing w:before="509"/>
        <w:ind w:left="600"/>
      </w:pPr>
      <w:r w:rsidRPr="00F8582F">
        <w:t>NMEA</w:t>
      </w:r>
      <w:r w:rsidRPr="00F8582F">
        <w:rPr>
          <w:b/>
          <w:bCs/>
        </w:rPr>
        <w:tab/>
      </w:r>
      <w:r w:rsidRPr="00F8582F">
        <w:t xml:space="preserve"> </w:t>
      </w:r>
      <w:proofErr w:type="spellStart"/>
      <w:r w:rsidRPr="00F8582F">
        <w:t>National</w:t>
      </w:r>
      <w:proofErr w:type="spellEnd"/>
      <w:r w:rsidRPr="00F8582F">
        <w:t xml:space="preserve"> Marine </w:t>
      </w:r>
      <w:proofErr w:type="spellStart"/>
      <w:r w:rsidRPr="00F8582F">
        <w:t>Electronics</w:t>
      </w:r>
      <w:proofErr w:type="spellEnd"/>
      <w:r w:rsidRPr="00F8582F">
        <w:t xml:space="preserve"> </w:t>
      </w:r>
      <w:proofErr w:type="spellStart"/>
      <w:r w:rsidRPr="00F8582F">
        <w:t>Association</w:t>
      </w:r>
      <w:proofErr w:type="spellEnd"/>
      <w:r w:rsidRPr="00F8582F">
        <w:t>.</w:t>
      </w:r>
    </w:p>
    <w:p w14:paraId="6ABCE6DC" w14:textId="77777777" w:rsidR="00303D0F" w:rsidRPr="00F8582F" w:rsidRDefault="00303D0F" w:rsidP="00303D0F">
      <w:pPr>
        <w:pStyle w:val="Corpodetexto"/>
        <w:spacing w:before="509"/>
      </w:pPr>
    </w:p>
    <w:p w14:paraId="4771D8D5" w14:textId="77777777" w:rsidR="001D5711" w:rsidRPr="00F8582F" w:rsidRDefault="001D5711">
      <w:pPr>
        <w:pStyle w:val="Corpodetexto"/>
        <w:rPr>
          <w:sz w:val="20"/>
        </w:rPr>
      </w:pPr>
    </w:p>
    <w:p w14:paraId="75983054" w14:textId="77777777" w:rsidR="001D5711" w:rsidRPr="00F8582F" w:rsidRDefault="001D5711">
      <w:pPr>
        <w:pStyle w:val="Corpodetexto"/>
        <w:rPr>
          <w:sz w:val="20"/>
        </w:rPr>
      </w:pPr>
    </w:p>
    <w:p w14:paraId="6A82F542" w14:textId="77777777" w:rsidR="001D5711" w:rsidRPr="00F8582F" w:rsidRDefault="001D5711">
      <w:pPr>
        <w:pStyle w:val="Corpodetexto"/>
        <w:rPr>
          <w:sz w:val="20"/>
        </w:rPr>
      </w:pPr>
    </w:p>
    <w:p w14:paraId="3D07D0A6" w14:textId="77777777" w:rsidR="001D5711" w:rsidRPr="00F8582F" w:rsidRDefault="001D5711">
      <w:pPr>
        <w:pStyle w:val="Corpodetexto"/>
        <w:rPr>
          <w:sz w:val="20"/>
        </w:rPr>
      </w:pPr>
    </w:p>
    <w:p w14:paraId="6FDC4AD1" w14:textId="77777777" w:rsidR="001D5711" w:rsidRPr="00F8582F" w:rsidRDefault="001D5711">
      <w:pPr>
        <w:pStyle w:val="Corpodetexto"/>
        <w:rPr>
          <w:sz w:val="20"/>
        </w:rPr>
      </w:pPr>
    </w:p>
    <w:p w14:paraId="712F1DF2" w14:textId="77777777" w:rsidR="001D5711" w:rsidRPr="00F8582F" w:rsidRDefault="001D5711">
      <w:pPr>
        <w:pStyle w:val="Corpodetexto"/>
        <w:rPr>
          <w:sz w:val="20"/>
        </w:rPr>
      </w:pPr>
    </w:p>
    <w:p w14:paraId="26207B07" w14:textId="77777777" w:rsidR="005F287F" w:rsidRPr="00F8582F" w:rsidRDefault="005F287F">
      <w:pPr>
        <w:pStyle w:val="Corpodetexto"/>
        <w:rPr>
          <w:sz w:val="20"/>
        </w:rPr>
      </w:pPr>
    </w:p>
    <w:p w14:paraId="2C347DF3" w14:textId="77777777" w:rsidR="005F287F" w:rsidRPr="00F8582F" w:rsidRDefault="005F287F">
      <w:pPr>
        <w:pStyle w:val="Corpodetexto"/>
        <w:rPr>
          <w:sz w:val="20"/>
        </w:rPr>
      </w:pPr>
    </w:p>
    <w:p w14:paraId="15AC0A7F" w14:textId="77777777" w:rsidR="005F287F" w:rsidRPr="00F8582F" w:rsidRDefault="005F287F">
      <w:pPr>
        <w:pStyle w:val="Corpodetexto"/>
        <w:rPr>
          <w:sz w:val="20"/>
        </w:rPr>
      </w:pPr>
    </w:p>
    <w:p w14:paraId="4C13DC08" w14:textId="77777777" w:rsidR="001D5711" w:rsidRPr="00F8582F" w:rsidRDefault="001D5711">
      <w:pPr>
        <w:pStyle w:val="Corpodetexto"/>
        <w:rPr>
          <w:sz w:val="20"/>
        </w:rPr>
      </w:pPr>
    </w:p>
    <w:p w14:paraId="30ECF9DF" w14:textId="77777777" w:rsidR="001D5711" w:rsidRPr="00F8582F" w:rsidRDefault="001D5711">
      <w:pPr>
        <w:pStyle w:val="Corpodetexto"/>
        <w:rPr>
          <w:sz w:val="20"/>
        </w:rPr>
      </w:pPr>
    </w:p>
    <w:p w14:paraId="0E3AA71F" w14:textId="77777777" w:rsidR="001D5711" w:rsidRPr="00F8582F" w:rsidRDefault="001D5711">
      <w:pPr>
        <w:pStyle w:val="Corpodetexto"/>
        <w:rPr>
          <w:sz w:val="20"/>
        </w:rPr>
      </w:pPr>
    </w:p>
    <w:p w14:paraId="7B2A1232" w14:textId="77777777" w:rsidR="001D5711" w:rsidRPr="00F8582F" w:rsidRDefault="001D5711">
      <w:pPr>
        <w:pStyle w:val="Corpodetexto"/>
        <w:rPr>
          <w:sz w:val="20"/>
        </w:rPr>
      </w:pPr>
    </w:p>
    <w:p w14:paraId="18090260" w14:textId="77777777" w:rsidR="001D5711" w:rsidRPr="00F8582F" w:rsidRDefault="001D5711">
      <w:pPr>
        <w:pStyle w:val="Corpodetexto"/>
        <w:rPr>
          <w:sz w:val="20"/>
        </w:rPr>
      </w:pPr>
    </w:p>
    <w:p w14:paraId="2CACDA3E" w14:textId="77777777" w:rsidR="001D5711" w:rsidRPr="00F8582F" w:rsidRDefault="001D5711">
      <w:pPr>
        <w:pStyle w:val="Corpodetexto"/>
        <w:rPr>
          <w:sz w:val="20"/>
        </w:rPr>
      </w:pPr>
    </w:p>
    <w:p w14:paraId="7E3D4D4B" w14:textId="77777777" w:rsidR="001D5711" w:rsidRPr="00F8582F" w:rsidRDefault="001D5711">
      <w:pPr>
        <w:pStyle w:val="Corpodetexto"/>
        <w:rPr>
          <w:sz w:val="20"/>
        </w:rPr>
      </w:pPr>
    </w:p>
    <w:p w14:paraId="10CB2F1C" w14:textId="77777777" w:rsidR="001D5711" w:rsidRPr="00F8582F" w:rsidRDefault="001D5711">
      <w:pPr>
        <w:pStyle w:val="Corpodetexto"/>
        <w:rPr>
          <w:sz w:val="20"/>
        </w:rPr>
      </w:pPr>
    </w:p>
    <w:p w14:paraId="5DDAF832" w14:textId="77777777" w:rsidR="001D5711" w:rsidRPr="00F8582F" w:rsidRDefault="001D5711">
      <w:pPr>
        <w:pStyle w:val="Corpodetexto"/>
        <w:rPr>
          <w:sz w:val="20"/>
        </w:rPr>
      </w:pPr>
    </w:p>
    <w:p w14:paraId="34708AC1" w14:textId="77777777" w:rsidR="001D5711" w:rsidRPr="00F8582F" w:rsidRDefault="001D5711">
      <w:pPr>
        <w:pStyle w:val="Corpodetexto"/>
        <w:rPr>
          <w:sz w:val="20"/>
        </w:rPr>
      </w:pPr>
    </w:p>
    <w:p w14:paraId="041C7D40" w14:textId="77777777" w:rsidR="001D5711" w:rsidRPr="00F8582F" w:rsidRDefault="001D5711">
      <w:pPr>
        <w:pStyle w:val="Corpodetexto"/>
        <w:rPr>
          <w:sz w:val="20"/>
        </w:rPr>
      </w:pPr>
    </w:p>
    <w:p w14:paraId="53FDAF87" w14:textId="77777777" w:rsidR="001D5711" w:rsidRPr="00F8582F" w:rsidRDefault="001D5711">
      <w:pPr>
        <w:pStyle w:val="Corpodetexto"/>
        <w:rPr>
          <w:sz w:val="20"/>
        </w:rPr>
      </w:pPr>
    </w:p>
    <w:p w14:paraId="4643BF7C" w14:textId="77777777" w:rsidR="001D5711" w:rsidRPr="00F8582F" w:rsidRDefault="001D5711">
      <w:pPr>
        <w:pStyle w:val="Corpodetexto"/>
        <w:spacing w:before="4"/>
        <w:rPr>
          <w:sz w:val="19"/>
        </w:rPr>
      </w:pPr>
    </w:p>
    <w:p w14:paraId="502782E1" w14:textId="77777777" w:rsidR="001D5711" w:rsidRPr="00F8582F" w:rsidRDefault="001D5711">
      <w:pPr>
        <w:rPr>
          <w:rFonts w:ascii="TeXGyreHeros"/>
        </w:rPr>
        <w:sectPr w:rsidR="001D5711" w:rsidRPr="00F8582F" w:rsidSect="00B10DA6">
          <w:pgSz w:w="11910" w:h="16840"/>
          <w:pgMar w:top="1580" w:right="920" w:bottom="0" w:left="1100" w:header="720" w:footer="720" w:gutter="0"/>
          <w:cols w:space="720"/>
          <w:titlePg/>
          <w:docGrid w:linePitch="299"/>
        </w:sectPr>
      </w:pPr>
    </w:p>
    <w:p w14:paraId="72D32EF1" w14:textId="6BF7A2AC" w:rsidR="00BB5EEE" w:rsidRDefault="00BB5EEE">
      <w:pPr>
        <w:rPr>
          <w:rFonts w:ascii="TeXGyreHeros"/>
          <w:sz w:val="13"/>
        </w:rPr>
      </w:pPr>
      <w:r>
        <w:rPr>
          <w:rFonts w:ascii="TeXGyreHeros"/>
          <w:sz w:val="13"/>
        </w:rPr>
        <w:lastRenderedPageBreak/>
        <w:br w:type="page"/>
      </w:r>
    </w:p>
    <w:p w14:paraId="2DFFE4D3" w14:textId="77777777" w:rsidR="00BB5EEE" w:rsidRPr="00F8582F" w:rsidRDefault="00BB5EEE" w:rsidP="00490BB5">
      <w:pPr>
        <w:pStyle w:val="Ttulo1"/>
        <w:rPr>
          <w:sz w:val="119"/>
        </w:rPr>
      </w:pPr>
      <w:bookmarkStart w:id="5" w:name="_Toc176774512"/>
      <w:r w:rsidRPr="00F8582F">
        <w:lastRenderedPageBreak/>
        <w:t>Introdução</w:t>
      </w:r>
      <w:bookmarkEnd w:id="5"/>
      <w:r w:rsidRPr="00F8582F">
        <w:tab/>
      </w:r>
    </w:p>
    <w:p w14:paraId="4CFA4F1D" w14:textId="77777777" w:rsidR="00BB5EEE" w:rsidRPr="00F8582F" w:rsidRDefault="00BB5EEE" w:rsidP="00BB5EEE">
      <w:pPr>
        <w:pStyle w:val="Corpodetexto"/>
        <w:spacing w:before="6"/>
        <w:rPr>
          <w:rFonts w:ascii="Arial"/>
          <w:sz w:val="124"/>
        </w:rPr>
      </w:pPr>
    </w:p>
    <w:p w14:paraId="39B9EAEB" w14:textId="77777777" w:rsidR="00BB5EEE" w:rsidRPr="00F8582F" w:rsidRDefault="00BB5EEE" w:rsidP="00BB5EEE">
      <w:pPr>
        <w:pStyle w:val="Corpodetexto"/>
        <w:ind w:firstLine="600"/>
        <w:jc w:val="both"/>
      </w:pPr>
      <w:r w:rsidRPr="00F8582F">
        <w:t xml:space="preserve">Este projeto é fruto de uma colaboração estratégica entre a Universidade do ISMAT e a Câmara Municipal de Lagoa. O objetivo desta parceria é desenvolver e implementar protótipos de sensores, que serão integrados numa rede </w:t>
      </w:r>
      <w:proofErr w:type="spellStart"/>
      <w:r w:rsidRPr="00F8582F">
        <w:t>LoRa</w:t>
      </w:r>
      <w:proofErr w:type="spellEnd"/>
      <w:r w:rsidRPr="00F8582F">
        <w:t xml:space="preserve"> (Long Range), para aplicações diversas. Este acordo destaca-se pela inovação tecnológica e pelo compromisso de ambas as instituições em promover o avanço das infraestruturas de comunicação na região. Através desta cooperação, pretende-se não apenas criar soluções tecnológicas avançadas, mas também fomentar a investigação e o desenvolvimento de novas competências técnicas no âmbito da Internet das Coisas (</w:t>
      </w:r>
      <w:proofErr w:type="spellStart"/>
      <w:r w:rsidRPr="00F8582F">
        <w:t>IoT</w:t>
      </w:r>
      <w:proofErr w:type="spellEnd"/>
      <w:r w:rsidRPr="00F8582F">
        <w:t>).</w:t>
      </w:r>
    </w:p>
    <w:p w14:paraId="2C761BFA" w14:textId="77777777" w:rsidR="00BB5EEE" w:rsidRPr="00F8582F" w:rsidRDefault="00BB5EEE" w:rsidP="00BB5EEE">
      <w:pPr>
        <w:pStyle w:val="Corpodetexto"/>
        <w:ind w:firstLine="600"/>
        <w:jc w:val="both"/>
      </w:pPr>
    </w:p>
    <w:p w14:paraId="1628959A" w14:textId="77777777" w:rsidR="001D5711" w:rsidRPr="00F8582F" w:rsidRDefault="001D5711">
      <w:pPr>
        <w:rPr>
          <w:rFonts w:ascii="TeXGyreHeros"/>
          <w:sz w:val="13"/>
        </w:rPr>
        <w:sectPr w:rsidR="001D5711" w:rsidRPr="00F8582F" w:rsidSect="00B14A81">
          <w:pgSz w:w="11910" w:h="16840"/>
          <w:pgMar w:top="1580" w:right="920" w:bottom="280" w:left="1100" w:header="720" w:footer="720" w:gutter="0"/>
          <w:pgNumType w:start="23"/>
          <w:cols w:space="720"/>
          <w:titlePg/>
          <w:docGrid w:linePitch="299"/>
        </w:sectPr>
      </w:pPr>
    </w:p>
    <w:p w14:paraId="35002B18" w14:textId="77777777" w:rsidR="00BB5EEE" w:rsidRPr="00F8582F" w:rsidRDefault="00BB5EEE" w:rsidP="00BB5EEE">
      <w:pPr>
        <w:pStyle w:val="Ttulo"/>
      </w:pPr>
      <w:bookmarkStart w:id="6" w:name="Introdução"/>
      <w:bookmarkStart w:id="7" w:name="_bookmark2"/>
      <w:bookmarkStart w:id="8" w:name="_Toc176774513"/>
      <w:bookmarkEnd w:id="6"/>
      <w:bookmarkEnd w:id="7"/>
      <w:proofErr w:type="spellStart"/>
      <w:r w:rsidRPr="00F8582F">
        <w:lastRenderedPageBreak/>
        <w:t>LoRaWAN</w:t>
      </w:r>
      <w:bookmarkEnd w:id="8"/>
      <w:proofErr w:type="spellEnd"/>
    </w:p>
    <w:p w14:paraId="62820C9C" w14:textId="77777777" w:rsidR="00BB5EEE" w:rsidRPr="00F8582F" w:rsidRDefault="00BB5EEE" w:rsidP="00BB5EEE">
      <w:pPr>
        <w:pStyle w:val="Ttulo1"/>
        <w:rPr>
          <w:w w:val="99"/>
        </w:rPr>
      </w:pPr>
    </w:p>
    <w:p w14:paraId="322AB528" w14:textId="77777777" w:rsidR="00BB5EEE" w:rsidRPr="00F8582F" w:rsidRDefault="00BB5EEE" w:rsidP="00BB5EEE">
      <w:pPr>
        <w:pStyle w:val="Corpodetexto"/>
        <w:ind w:firstLine="600"/>
        <w:jc w:val="both"/>
        <w:rPr>
          <w:w w:val="99"/>
        </w:rPr>
      </w:pPr>
      <w:r w:rsidRPr="00F8582F">
        <w:rPr>
          <w:w w:val="99"/>
        </w:rPr>
        <w:t xml:space="preserve">O </w:t>
      </w:r>
      <w:proofErr w:type="spellStart"/>
      <w:r w:rsidRPr="00F8582F">
        <w:rPr>
          <w:w w:val="99"/>
        </w:rPr>
        <w:t>LoRaWAN</w:t>
      </w:r>
      <w:proofErr w:type="spellEnd"/>
      <w:r w:rsidRPr="00F8582F">
        <w:rPr>
          <w:w w:val="99"/>
        </w:rPr>
        <w:t xml:space="preserve"> (Long Range </w:t>
      </w:r>
      <w:proofErr w:type="spellStart"/>
      <w:r w:rsidRPr="00F8582F">
        <w:rPr>
          <w:w w:val="99"/>
        </w:rPr>
        <w:t>Wide</w:t>
      </w:r>
      <w:proofErr w:type="spellEnd"/>
      <w:r w:rsidRPr="00F8582F">
        <w:rPr>
          <w:w w:val="99"/>
        </w:rPr>
        <w:t xml:space="preserve"> </w:t>
      </w:r>
      <w:proofErr w:type="spellStart"/>
      <w:r w:rsidRPr="00F8582F">
        <w:rPr>
          <w:w w:val="99"/>
        </w:rPr>
        <w:t>Area</w:t>
      </w:r>
      <w:proofErr w:type="spellEnd"/>
      <w:r w:rsidRPr="00F8582F">
        <w:rPr>
          <w:w w:val="99"/>
        </w:rPr>
        <w:t xml:space="preserve"> Network) é uma tecnologia de comunicação sem fios projetada para redes de longa distância, caracterizando-se por seu baixo consumo de energia e alta capacidade de dispositivos conectados. Este relatório apresenta as principais vantagens do </w:t>
      </w:r>
      <w:proofErr w:type="spellStart"/>
      <w:r w:rsidRPr="00F8582F">
        <w:rPr>
          <w:w w:val="99"/>
        </w:rPr>
        <w:t>LoRaWAN</w:t>
      </w:r>
      <w:proofErr w:type="spellEnd"/>
      <w:r w:rsidRPr="00F8582F">
        <w:rPr>
          <w:w w:val="99"/>
        </w:rPr>
        <w:t>, destacando as suas aplicações em diferentes contextos e o seu impacto no desenvolvimento de soluções de Internet das Coisas (</w:t>
      </w:r>
      <w:proofErr w:type="spellStart"/>
      <w:r w:rsidRPr="00F8582F">
        <w:rPr>
          <w:w w:val="99"/>
        </w:rPr>
        <w:t>IoT</w:t>
      </w:r>
      <w:proofErr w:type="spellEnd"/>
      <w:r w:rsidRPr="00F8582F">
        <w:rPr>
          <w:w w:val="99"/>
        </w:rPr>
        <w:t>).</w:t>
      </w:r>
    </w:p>
    <w:p w14:paraId="2B749C5E" w14:textId="77777777" w:rsidR="00BB5EEE" w:rsidRPr="00F8582F" w:rsidRDefault="00BB5EEE" w:rsidP="00BB5EEE">
      <w:pPr>
        <w:pStyle w:val="Corpodetexto"/>
        <w:jc w:val="both"/>
      </w:pPr>
    </w:p>
    <w:p w14:paraId="339F9E03" w14:textId="77777777" w:rsidR="00BB5EEE" w:rsidRPr="00F8582F" w:rsidRDefault="00BB5EEE" w:rsidP="00BB5EEE">
      <w:pPr>
        <w:pStyle w:val="Corpodetexto"/>
        <w:ind w:firstLine="720"/>
        <w:jc w:val="both"/>
      </w:pPr>
      <w:r w:rsidRPr="00F8582F">
        <w:t xml:space="preserve">Uma das principais vantagens do </w:t>
      </w:r>
      <w:proofErr w:type="spellStart"/>
      <w:r w:rsidRPr="00F8582F">
        <w:t>LoRaWAN</w:t>
      </w:r>
      <w:proofErr w:type="spellEnd"/>
      <w:r w:rsidRPr="00F8582F">
        <w:t xml:space="preserve"> é o seu longo alcance. A tecnologia é capaz de cobrir distâncias de até 15 km em áreas rurais e 5 km em áreas urbanas, tornando-a ideal para aplicações que requerem comunicação a longas distâncias, como a monitorização de ambientes agrícolas e a gestão de infraestruturas em cidades. Notavelmente, o recorde de alcance para uma transmissão </w:t>
      </w:r>
      <w:proofErr w:type="spellStart"/>
      <w:r w:rsidRPr="00F8582F">
        <w:t>LoRa</w:t>
      </w:r>
      <w:proofErr w:type="spellEnd"/>
      <w:r w:rsidRPr="00F8582F">
        <w:t xml:space="preserve"> foi estabelecido em 2017, atingindo uma distância impressionante de aproximadamente 702 km numa transmissão entre um balão meteorológico e uma estação terrestre. Este feito demonstra as capacidades extremas da tecnologia </w:t>
      </w:r>
      <w:proofErr w:type="spellStart"/>
      <w:r w:rsidRPr="00F8582F">
        <w:t>LoRa</w:t>
      </w:r>
      <w:proofErr w:type="spellEnd"/>
      <w:r w:rsidRPr="00F8582F">
        <w:t xml:space="preserve"> em condições ideais e com configurações específicas, embora tal alcance não seja típico nas implementações comerciais diárias.</w:t>
      </w:r>
    </w:p>
    <w:p w14:paraId="0D7DA718" w14:textId="77777777" w:rsidR="00BB5EEE" w:rsidRPr="00F8582F" w:rsidRDefault="00BB5EEE" w:rsidP="00BB5EEE">
      <w:pPr>
        <w:pStyle w:val="Corpodetexto"/>
        <w:jc w:val="both"/>
      </w:pPr>
    </w:p>
    <w:p w14:paraId="287FFA91" w14:textId="77777777" w:rsidR="00BB5EEE" w:rsidRPr="00F8582F" w:rsidRDefault="00BB5EEE" w:rsidP="00BB5EEE">
      <w:pPr>
        <w:pStyle w:val="Corpodetexto"/>
        <w:ind w:firstLine="720"/>
        <w:jc w:val="both"/>
      </w:pPr>
      <w:r w:rsidRPr="00F8582F">
        <w:t xml:space="preserve">O baixo consumo de energia é outra característica notável do </w:t>
      </w:r>
      <w:proofErr w:type="spellStart"/>
      <w:r w:rsidRPr="00F8582F">
        <w:t>LoRaWAN</w:t>
      </w:r>
      <w:proofErr w:type="spellEnd"/>
      <w:r w:rsidRPr="00F8582F">
        <w:t xml:space="preserve">. Os dispositivos que utilizam esta tecnologia podem operar durante anos com uma única bateria, o que é essencial para aplicações de </w:t>
      </w:r>
      <w:proofErr w:type="spellStart"/>
      <w:r w:rsidRPr="00F8582F">
        <w:t>IoT</w:t>
      </w:r>
      <w:proofErr w:type="spellEnd"/>
      <w:r w:rsidRPr="00F8582F">
        <w:t xml:space="preserve"> onde a substituição frequente de baterias seria impraticável ou dispendiosa. Esta eficiência energética permite a implementação de sensores e dispositivos em locais remotos e de difícil acesso.</w:t>
      </w:r>
    </w:p>
    <w:p w14:paraId="50BC6504" w14:textId="77777777" w:rsidR="00BB5EEE" w:rsidRPr="00F8582F" w:rsidRDefault="00BB5EEE" w:rsidP="00BB5EEE">
      <w:pPr>
        <w:pStyle w:val="Corpodetexto"/>
        <w:ind w:firstLine="720"/>
        <w:jc w:val="both"/>
      </w:pPr>
    </w:p>
    <w:p w14:paraId="667C2A36" w14:textId="77777777" w:rsidR="00BB5EEE" w:rsidRPr="00F8582F" w:rsidRDefault="00BB5EEE" w:rsidP="00BB5EEE">
      <w:pPr>
        <w:pStyle w:val="Corpodetexto"/>
        <w:ind w:firstLine="720"/>
        <w:jc w:val="both"/>
      </w:pPr>
      <w:r w:rsidRPr="00F8582F">
        <w:t xml:space="preserve">A alta capacidade de dispositivos é igualmente uma vantagem significativa. O </w:t>
      </w:r>
      <w:proofErr w:type="spellStart"/>
      <w:r w:rsidRPr="00F8582F">
        <w:t>LoRaWAN</w:t>
      </w:r>
      <w:proofErr w:type="spellEnd"/>
      <w:r w:rsidRPr="00F8582F">
        <w:t xml:space="preserve"> suporta um grande número de dispositivos conectados numa mesma rede, facilitando a criação de soluções escaláveis e eficientes para a monitorização e controlo de diversos parâmetros em tempo real.</w:t>
      </w:r>
    </w:p>
    <w:p w14:paraId="6EAA4E8A" w14:textId="512CD24B" w:rsidR="00BB5EEE" w:rsidRDefault="00BB5EEE">
      <w:pPr>
        <w:rPr>
          <w:sz w:val="24"/>
          <w:szCs w:val="24"/>
        </w:rPr>
      </w:pPr>
      <w:r>
        <w:rPr>
          <w:sz w:val="24"/>
          <w:szCs w:val="24"/>
        </w:rPr>
        <w:br w:type="page"/>
      </w:r>
    </w:p>
    <w:p w14:paraId="3F8C69B4" w14:textId="77777777" w:rsidR="00F8582F" w:rsidRDefault="00F8582F">
      <w:pPr>
        <w:rPr>
          <w:sz w:val="24"/>
          <w:szCs w:val="24"/>
        </w:rPr>
      </w:pPr>
    </w:p>
    <w:p w14:paraId="691A0B3E" w14:textId="77777777" w:rsidR="00AE13DB" w:rsidRDefault="00AE13DB">
      <w:pPr>
        <w:pStyle w:val="Corpodetexto"/>
      </w:pPr>
    </w:p>
    <w:p w14:paraId="370517FD" w14:textId="77777777" w:rsidR="00F8582F" w:rsidRPr="00F8582F" w:rsidRDefault="00F8582F">
      <w:pPr>
        <w:pStyle w:val="Corpodetexto"/>
      </w:pPr>
    </w:p>
    <w:p w14:paraId="41F9D02C" w14:textId="125A16CB" w:rsidR="001D5711" w:rsidRPr="00F8582F" w:rsidRDefault="005D1B7D" w:rsidP="000F2366">
      <w:pPr>
        <w:pStyle w:val="Ttulo"/>
      </w:pPr>
      <w:bookmarkStart w:id="9" w:name="_Toc176774514"/>
      <w:r w:rsidRPr="00F8582F">
        <w:t>Motivação</w:t>
      </w:r>
      <w:bookmarkEnd w:id="9"/>
    </w:p>
    <w:p w14:paraId="5E61FBAF" w14:textId="77777777" w:rsidR="005D1B7D" w:rsidRPr="00F8582F" w:rsidRDefault="005D1B7D" w:rsidP="005D1B7D">
      <w:pPr>
        <w:pStyle w:val="Ttulo1"/>
      </w:pPr>
    </w:p>
    <w:p w14:paraId="3014817A" w14:textId="21E2D804" w:rsidR="005D1B7D" w:rsidRPr="00F8582F" w:rsidRDefault="005D1B7D" w:rsidP="005D1B7D">
      <w:pPr>
        <w:pStyle w:val="Corpodetexto"/>
        <w:ind w:firstLine="600"/>
        <w:jc w:val="both"/>
      </w:pPr>
      <w:r w:rsidRPr="00F8582F">
        <w:t xml:space="preserve">A escolha do projeto foi motivada pela necessidade de melhorar a segurança e resposta a emergências, especialmente para populações vulneráveis como idosos e turistas. O uso de dispositivos de baixo custo, como </w:t>
      </w:r>
      <w:proofErr w:type="spellStart"/>
      <w:r w:rsidRPr="00F8582F">
        <w:t>Arduino</w:t>
      </w:r>
      <w:proofErr w:type="spellEnd"/>
      <w:r w:rsidRPr="00F8582F">
        <w:t xml:space="preserve"> ou ESP32, permite que esta solução seja escalável e acessível, contribuindo para a disseminação da tecnologia de monitorização em comunidades diversas. Esta escolha é relevante porque visa garantir a segurança e bem-estar, aproveitando a inovação tecnológica oferecida pela combinação de sensores com plataformas acessíveis. Além disso, o projeto procura otimizar a resposta a emergências, contribuindo para um uso mais eficiente e sustentável dos recursos de segurança.</w:t>
      </w:r>
    </w:p>
    <w:p w14:paraId="73DF1426" w14:textId="77777777" w:rsidR="00B44011" w:rsidRPr="00F8582F" w:rsidRDefault="00B44011" w:rsidP="005D1B7D">
      <w:pPr>
        <w:pStyle w:val="Corpodetexto"/>
        <w:ind w:firstLine="600"/>
        <w:jc w:val="both"/>
      </w:pPr>
    </w:p>
    <w:p w14:paraId="25B36960" w14:textId="6EDE54AD" w:rsidR="00B44011" w:rsidRPr="00F8582F" w:rsidRDefault="00B44011" w:rsidP="000F2366">
      <w:pPr>
        <w:pStyle w:val="Ttulo"/>
      </w:pPr>
      <w:bookmarkStart w:id="10" w:name="_Toc176774515"/>
      <w:r w:rsidRPr="00F8582F">
        <w:t>Contextualização</w:t>
      </w:r>
      <w:bookmarkEnd w:id="10"/>
    </w:p>
    <w:p w14:paraId="1EB35092" w14:textId="77777777" w:rsidR="009E2E33" w:rsidRPr="00F8582F" w:rsidRDefault="009E2E33" w:rsidP="00B44011">
      <w:pPr>
        <w:pStyle w:val="Ttulo1"/>
        <w:ind w:left="0"/>
      </w:pPr>
    </w:p>
    <w:p w14:paraId="6C7CB9CF" w14:textId="77777777" w:rsidR="00690622" w:rsidRPr="00F8582F" w:rsidRDefault="009E2E33" w:rsidP="005D1B7D">
      <w:pPr>
        <w:pStyle w:val="Corpodetexto"/>
        <w:ind w:firstLine="600"/>
        <w:jc w:val="both"/>
      </w:pPr>
      <w:r w:rsidRPr="00F8582F">
        <w:t>Atualmente, a monitorização de quedas é uma preocupação crescente, especialmente para idosos e pessoas com mobilidade reduzida.</w:t>
      </w:r>
    </w:p>
    <w:p w14:paraId="4C68B271" w14:textId="1336056F" w:rsidR="00690622" w:rsidRPr="00F8582F" w:rsidRDefault="00690622" w:rsidP="005D1B7D">
      <w:pPr>
        <w:pStyle w:val="Corpodetexto"/>
        <w:ind w:firstLine="600"/>
        <w:jc w:val="both"/>
      </w:pPr>
      <w:r w:rsidRPr="00F8582F">
        <w:t>Quedas de idosos são um problema de saúde de grande importância. Segundo dados da OMS, entre 28% a 35% das pessoas com mais de 65 anos sofrem algum episódio de queda anualmente. Estes números aumentam para 32% a 42% em pessoas com mais de 75 anos e são ainda mais elevados em idosos institucionalizados. Além disso, as quedas são a principal causa de hospitalização e morte por trauma em pessoas com mais de 65 anos, estando associadas a um aumento da mortalidade prematura, perda de independência e necessidade de institucionalização.</w:t>
      </w:r>
    </w:p>
    <w:p w14:paraId="044FDB11" w14:textId="07F13AC8" w:rsidR="00B44011" w:rsidRPr="00F8582F" w:rsidRDefault="009E2E33" w:rsidP="005D1B7D">
      <w:pPr>
        <w:pStyle w:val="Corpodetexto"/>
        <w:ind w:firstLine="600"/>
        <w:jc w:val="both"/>
      </w:pPr>
      <w:r w:rsidRPr="00F8582F">
        <w:t xml:space="preserve">A Câmara de Lagoa propôs um sistema que identifica quedas e envia alertas com as coordenadas do incidente, utilizando </w:t>
      </w:r>
      <w:proofErr w:type="spellStart"/>
      <w:r w:rsidRPr="00F8582F">
        <w:t>Arduino</w:t>
      </w:r>
      <w:proofErr w:type="spellEnd"/>
      <w:r w:rsidRPr="00F8582F">
        <w:t xml:space="preserve"> e </w:t>
      </w:r>
      <w:proofErr w:type="spellStart"/>
      <w:r w:rsidRPr="00F8582F">
        <w:t>LoRaWAN</w:t>
      </w:r>
      <w:proofErr w:type="spellEnd"/>
      <w:r w:rsidRPr="00F8582F">
        <w:t>. Este sistema visa melhorar a resposta a emergências e aumentar a segurança dessas populações vulneráveis. Utilizando dispositivos de baixo custo, torna-se uma solução escalável e acessível, contribuindo para a tranquilidade e bem-estar de famílias e comunidades.</w:t>
      </w:r>
    </w:p>
    <w:p w14:paraId="4386EA33" w14:textId="77777777" w:rsidR="003218D4" w:rsidRPr="00F8582F" w:rsidRDefault="003218D4" w:rsidP="003218D4">
      <w:pPr>
        <w:pStyle w:val="Corpodetexto"/>
        <w:ind w:firstLine="600"/>
        <w:jc w:val="both"/>
      </w:pPr>
      <w:r w:rsidRPr="00F8582F">
        <w:t xml:space="preserve">Como se sabe tem vindo a público, principalmente nas nossas ilhas a queda, com fim trágico de turistas que se aventuram em caminhos de montanha e trilhos que por vezes desconhecem. </w:t>
      </w:r>
    </w:p>
    <w:p w14:paraId="1516A32D" w14:textId="29D3925A" w:rsidR="003218D4" w:rsidRPr="00F8582F" w:rsidRDefault="003218D4" w:rsidP="003218D4">
      <w:pPr>
        <w:pStyle w:val="Corpodetexto"/>
        <w:ind w:firstLine="600"/>
        <w:jc w:val="both"/>
      </w:pPr>
      <w:r w:rsidRPr="00F8582F">
        <w:t xml:space="preserve">Caso usassem esta tecnologia, uma percentagem desses eventos poderia ter um fim feliz, ou pelo menos com menor gravidade, devido à rápida intervenção das forças de apoio e segurança.  </w:t>
      </w:r>
    </w:p>
    <w:p w14:paraId="17406796" w14:textId="166D3963" w:rsidR="00F66478" w:rsidRPr="00F8582F" w:rsidRDefault="00F66478">
      <w:pPr>
        <w:rPr>
          <w:sz w:val="24"/>
          <w:szCs w:val="24"/>
        </w:rPr>
      </w:pPr>
      <w:r w:rsidRPr="00F8582F">
        <w:br w:type="page"/>
      </w:r>
    </w:p>
    <w:p w14:paraId="6CD68C15" w14:textId="43FC483A" w:rsidR="00B44011" w:rsidRPr="00F8582F" w:rsidRDefault="00B44011" w:rsidP="00B44011">
      <w:pPr>
        <w:pStyle w:val="Ttulo1"/>
        <w:ind w:left="0"/>
      </w:pPr>
      <w:bookmarkStart w:id="11" w:name="_Toc176774516"/>
      <w:r w:rsidRPr="00F8582F">
        <w:lastRenderedPageBreak/>
        <w:t>Problemas Identificados</w:t>
      </w:r>
      <w:bookmarkEnd w:id="11"/>
    </w:p>
    <w:p w14:paraId="313CCD4D" w14:textId="182CCAC3" w:rsidR="00B44011" w:rsidRPr="00F8582F" w:rsidRDefault="00B44011" w:rsidP="005D1B7D">
      <w:pPr>
        <w:pStyle w:val="Corpodetexto"/>
        <w:ind w:firstLine="600"/>
        <w:jc w:val="both"/>
      </w:pPr>
    </w:p>
    <w:tbl>
      <w:tblPr>
        <w:tblStyle w:val="TabelacomGrelha"/>
        <w:tblW w:w="0" w:type="auto"/>
        <w:tblLook w:val="04A0" w:firstRow="1" w:lastRow="0" w:firstColumn="1" w:lastColumn="0" w:noHBand="0" w:noVBand="1"/>
      </w:tblPr>
      <w:tblGrid>
        <w:gridCol w:w="3366"/>
        <w:gridCol w:w="6514"/>
      </w:tblGrid>
      <w:tr w:rsidR="00287912" w:rsidRPr="00F8582F" w14:paraId="68DD818C" w14:textId="77777777" w:rsidTr="00287912">
        <w:trPr>
          <w:trHeight w:val="426"/>
        </w:trPr>
        <w:tc>
          <w:tcPr>
            <w:tcW w:w="3369" w:type="dxa"/>
          </w:tcPr>
          <w:p w14:paraId="15DCF1DE" w14:textId="09E16525" w:rsidR="00287912" w:rsidRPr="00F8582F" w:rsidRDefault="00287912" w:rsidP="00F66478">
            <w:pPr>
              <w:pStyle w:val="Corpodetexto"/>
              <w:jc w:val="center"/>
              <w:rPr>
                <w:color w:val="000000"/>
                <w:shd w:val="clear" w:color="auto" w:fill="FFFFFF"/>
              </w:rPr>
            </w:pPr>
            <w:r w:rsidRPr="00F8582F">
              <w:t xml:space="preserve">Problemas Identificados </w:t>
            </w:r>
          </w:p>
        </w:tc>
        <w:tc>
          <w:tcPr>
            <w:tcW w:w="6520" w:type="dxa"/>
          </w:tcPr>
          <w:p w14:paraId="58379F0C" w14:textId="0CC3A32F" w:rsidR="00287912" w:rsidRPr="00F8582F" w:rsidRDefault="00287912" w:rsidP="00287912">
            <w:pPr>
              <w:pStyle w:val="Corpodetexto"/>
              <w:jc w:val="center"/>
              <w:rPr>
                <w:color w:val="000000"/>
                <w:shd w:val="clear" w:color="auto" w:fill="FFFFFF"/>
              </w:rPr>
            </w:pPr>
            <w:r w:rsidRPr="00F8582F">
              <w:t>Descrição</w:t>
            </w:r>
          </w:p>
        </w:tc>
      </w:tr>
      <w:tr w:rsidR="00F66478" w:rsidRPr="00F8582F" w14:paraId="03D3A466" w14:textId="77777777" w:rsidTr="00287912">
        <w:trPr>
          <w:trHeight w:val="2969"/>
        </w:trPr>
        <w:tc>
          <w:tcPr>
            <w:tcW w:w="3369" w:type="dxa"/>
          </w:tcPr>
          <w:p w14:paraId="73339B57" w14:textId="1E8C3A70" w:rsidR="00F66478" w:rsidRPr="00F8582F" w:rsidRDefault="00F66478" w:rsidP="00F66478">
            <w:pPr>
              <w:pStyle w:val="Corpodetexto"/>
              <w:jc w:val="center"/>
            </w:pPr>
            <w:r w:rsidRPr="00F8582F">
              <w:rPr>
                <w:color w:val="000000"/>
                <w:shd w:val="clear" w:color="auto" w:fill="FFFFFF"/>
              </w:rPr>
              <w:t>Precisão na Deteção de Quedas:</w:t>
            </w:r>
          </w:p>
        </w:tc>
        <w:tc>
          <w:tcPr>
            <w:tcW w:w="6520" w:type="dxa"/>
          </w:tcPr>
          <w:p w14:paraId="1DDB5EE1" w14:textId="14D5B427" w:rsidR="00F66478" w:rsidRPr="00F8582F" w:rsidRDefault="00F66478" w:rsidP="005D1B7D">
            <w:pPr>
              <w:pStyle w:val="Corpodetexto"/>
              <w:jc w:val="both"/>
            </w:pPr>
            <w:r w:rsidRPr="00F8582F">
              <w:rPr>
                <w:color w:val="000000"/>
                <w:shd w:val="clear" w:color="auto" w:fill="FFFFFF"/>
              </w:rPr>
              <w:t>A precisão na deteção de quedas desempenha um papel crucial na fiabilidade dos dados obtidos. Falsos positivos, onde movimentos bruscos que não são quedas são erroneamente identificados como tais, podem levar a alarmes desnecessários e reduzir a confiança no sistema. Por outro lado, falsos negativos, em que quedas reais não são detetadas devido à falta de sensibilidade ou má calibração dos sensores, podem comprometer seriamente a segurança do utilizador. Assim, garantir a precisão na deteção de quedas é essencial para a eficácia e a fiabilidade do sistema.</w:t>
            </w:r>
          </w:p>
        </w:tc>
      </w:tr>
      <w:tr w:rsidR="00F66478" w:rsidRPr="00F8582F" w14:paraId="43673D95" w14:textId="77777777" w:rsidTr="00287912">
        <w:trPr>
          <w:trHeight w:val="1679"/>
        </w:trPr>
        <w:tc>
          <w:tcPr>
            <w:tcW w:w="3369" w:type="dxa"/>
          </w:tcPr>
          <w:p w14:paraId="69569B8B" w14:textId="1D54C0CA" w:rsidR="00F66478" w:rsidRPr="00F8582F" w:rsidRDefault="00F66478" w:rsidP="00F66478">
            <w:pPr>
              <w:pStyle w:val="Corpodetexto"/>
              <w:tabs>
                <w:tab w:val="left" w:pos="1884"/>
              </w:tabs>
              <w:jc w:val="center"/>
            </w:pPr>
            <w:r w:rsidRPr="00F8582F">
              <w:rPr>
                <w:color w:val="000000"/>
                <w:shd w:val="clear" w:color="auto" w:fill="FFFFFF"/>
              </w:rPr>
              <w:t>Calibração dos Sensores:</w:t>
            </w:r>
          </w:p>
        </w:tc>
        <w:tc>
          <w:tcPr>
            <w:tcW w:w="6520" w:type="dxa"/>
          </w:tcPr>
          <w:p w14:paraId="3A9A1011" w14:textId="25BA0187" w:rsidR="00F66478" w:rsidRPr="00F8582F" w:rsidRDefault="00F66478" w:rsidP="005D1B7D">
            <w:pPr>
              <w:pStyle w:val="Corpodetexto"/>
              <w:jc w:val="both"/>
            </w:pPr>
            <w:r w:rsidRPr="00F8582F">
              <w:t xml:space="preserve">A </w:t>
            </w:r>
            <w:r w:rsidR="00BB5EEE">
              <w:t xml:space="preserve">configuração </w:t>
            </w:r>
            <w:r w:rsidRPr="00F8582F">
              <w:t xml:space="preserve">do giroscópio e do acelerómetro para garantir a precisão na deteção de quedas. </w:t>
            </w:r>
          </w:p>
        </w:tc>
      </w:tr>
      <w:tr w:rsidR="00F66478" w:rsidRPr="00F8582F" w14:paraId="4BCC0E28" w14:textId="77777777" w:rsidTr="00287912">
        <w:trPr>
          <w:trHeight w:val="1561"/>
        </w:trPr>
        <w:tc>
          <w:tcPr>
            <w:tcW w:w="3369" w:type="dxa"/>
          </w:tcPr>
          <w:p w14:paraId="6AB25C10" w14:textId="04807173" w:rsidR="00F66478" w:rsidRPr="00F8582F" w:rsidRDefault="00287912" w:rsidP="00287912">
            <w:pPr>
              <w:pStyle w:val="Corpodetexto"/>
              <w:jc w:val="center"/>
            </w:pPr>
            <w:r w:rsidRPr="00F8582F">
              <w:t>Interferência de Sinal</w:t>
            </w:r>
          </w:p>
        </w:tc>
        <w:tc>
          <w:tcPr>
            <w:tcW w:w="6520" w:type="dxa"/>
          </w:tcPr>
          <w:p w14:paraId="5782B0F8" w14:textId="1C603998" w:rsidR="00F66478" w:rsidRPr="00F8582F" w:rsidRDefault="00287912" w:rsidP="00287912">
            <w:pPr>
              <w:pStyle w:val="Corpodetexto"/>
            </w:pPr>
            <w:r w:rsidRPr="00F8582F">
              <w:t>Áreas urbanas e cenários naturais frequentemente enfrentam obstáculos à integridade das comunicações. Questões relacionadas à conectividade e à corrupção de informações podem surgir quando o sinal é obstruído ou desfigurado</w:t>
            </w:r>
          </w:p>
        </w:tc>
      </w:tr>
      <w:tr w:rsidR="00F66478" w:rsidRPr="00F8582F" w14:paraId="6C0E5E4F" w14:textId="77777777" w:rsidTr="00287912">
        <w:trPr>
          <w:trHeight w:val="1966"/>
        </w:trPr>
        <w:tc>
          <w:tcPr>
            <w:tcW w:w="3369" w:type="dxa"/>
          </w:tcPr>
          <w:p w14:paraId="6E47FC3B" w14:textId="3F8F2B52" w:rsidR="00F66478" w:rsidRPr="00F8582F" w:rsidRDefault="00287912" w:rsidP="00287912">
            <w:pPr>
              <w:pStyle w:val="Corpodetexto"/>
              <w:jc w:val="center"/>
            </w:pPr>
            <w:r w:rsidRPr="00F8582F">
              <w:rPr>
                <w:rFonts w:ascii="Arial" w:hAnsi="Arial" w:cs="Arial"/>
                <w:color w:val="000000"/>
                <w:sz w:val="20"/>
                <w:szCs w:val="20"/>
                <w:shd w:val="clear" w:color="auto" w:fill="FFFFFF"/>
              </w:rPr>
              <w:t>Aceitação do Utilizador:</w:t>
            </w:r>
          </w:p>
        </w:tc>
        <w:tc>
          <w:tcPr>
            <w:tcW w:w="6520" w:type="dxa"/>
          </w:tcPr>
          <w:p w14:paraId="5AA44C42" w14:textId="4AA1B715" w:rsidR="00F66478" w:rsidRPr="00F8582F" w:rsidRDefault="00287912" w:rsidP="005D1B7D">
            <w:pPr>
              <w:pStyle w:val="Corpodetexto"/>
              <w:jc w:val="both"/>
            </w:pPr>
            <w:r w:rsidRPr="00F8582F">
              <w:t xml:space="preserve">Os idosos podem enfrentar dificuldades na utilização de novos dispositivos tecnológicos ou podem recusar-se a usá-los devido a questões de conforto ou preocupações com a privacidade. Garantir que os dispositivos sejam </w:t>
            </w:r>
            <w:r w:rsidR="003218D4" w:rsidRPr="00F8582F">
              <w:t xml:space="preserve">cómodos, </w:t>
            </w:r>
            <w:r w:rsidRPr="00F8582F">
              <w:t>intuitivos e respeitem as necessidades e preferências dos utilizadores é essencial para a sua adoção e eficácia.</w:t>
            </w:r>
          </w:p>
        </w:tc>
      </w:tr>
    </w:tbl>
    <w:p w14:paraId="0FCA5502" w14:textId="77777777" w:rsidR="00B44011" w:rsidRPr="00F8582F" w:rsidRDefault="00B44011" w:rsidP="005D1B7D">
      <w:pPr>
        <w:pStyle w:val="Corpodetexto"/>
        <w:ind w:firstLine="600"/>
        <w:jc w:val="both"/>
      </w:pPr>
    </w:p>
    <w:p w14:paraId="05DDD5F3" w14:textId="152654DD" w:rsidR="00287912" w:rsidRPr="00F8582F" w:rsidRDefault="00CA7101">
      <w:pPr>
        <w:rPr>
          <w:rFonts w:ascii="Arial" w:eastAsia="Arial" w:hAnsi="Arial" w:cs="Arial"/>
          <w:sz w:val="49"/>
          <w:szCs w:val="49"/>
        </w:rPr>
      </w:pPr>
      <w:r w:rsidRPr="00490BB5">
        <w:t>Tabela 1 - Problemas Identificados</w:t>
      </w:r>
      <w:r>
        <w:t xml:space="preserve"> </w:t>
      </w:r>
      <w:r w:rsidR="00287912" w:rsidRPr="00F8582F">
        <w:br w:type="page"/>
      </w:r>
    </w:p>
    <w:p w14:paraId="564053E5" w14:textId="15C01B23" w:rsidR="00B44011" w:rsidRPr="00F8582F" w:rsidRDefault="00B44011" w:rsidP="00B44011">
      <w:pPr>
        <w:pStyle w:val="Ttulo1"/>
        <w:ind w:left="0"/>
      </w:pPr>
      <w:bookmarkStart w:id="12" w:name="_Toc176774517"/>
      <w:r w:rsidRPr="00F8582F">
        <w:lastRenderedPageBreak/>
        <w:t>Objetivos</w:t>
      </w:r>
      <w:bookmarkEnd w:id="12"/>
    </w:p>
    <w:p w14:paraId="3D9509D3" w14:textId="77777777" w:rsidR="00B44011" w:rsidRPr="00F8582F" w:rsidRDefault="00B44011" w:rsidP="005D1B7D">
      <w:pPr>
        <w:pStyle w:val="Corpodetexto"/>
        <w:ind w:firstLine="600"/>
        <w:jc w:val="both"/>
      </w:pPr>
    </w:p>
    <w:tbl>
      <w:tblPr>
        <w:tblStyle w:val="TabelacomGrelha"/>
        <w:tblW w:w="0" w:type="auto"/>
        <w:tblLook w:val="04A0" w:firstRow="1" w:lastRow="0" w:firstColumn="1" w:lastColumn="0" w:noHBand="0" w:noVBand="1"/>
      </w:tblPr>
      <w:tblGrid>
        <w:gridCol w:w="4574"/>
        <w:gridCol w:w="5306"/>
      </w:tblGrid>
      <w:tr w:rsidR="00287912" w:rsidRPr="00F8582F" w14:paraId="500EFD84" w14:textId="77777777" w:rsidTr="00CA7101">
        <w:trPr>
          <w:trHeight w:val="710"/>
        </w:trPr>
        <w:tc>
          <w:tcPr>
            <w:tcW w:w="4574" w:type="dxa"/>
          </w:tcPr>
          <w:p w14:paraId="3FAB91A2" w14:textId="2AEDB09B" w:rsidR="00287912" w:rsidRPr="00F8582F" w:rsidRDefault="00287912" w:rsidP="00287912">
            <w:pPr>
              <w:pStyle w:val="Corpodetexto"/>
              <w:tabs>
                <w:tab w:val="left" w:pos="2676"/>
              </w:tabs>
              <w:jc w:val="center"/>
            </w:pPr>
            <w:r w:rsidRPr="00F8582F">
              <w:t>Objetivos</w:t>
            </w:r>
          </w:p>
        </w:tc>
        <w:tc>
          <w:tcPr>
            <w:tcW w:w="5306" w:type="dxa"/>
          </w:tcPr>
          <w:p w14:paraId="33FEC66C" w14:textId="057031C1" w:rsidR="00287912" w:rsidRPr="00F8582F" w:rsidRDefault="00287912" w:rsidP="00287912">
            <w:pPr>
              <w:pStyle w:val="Corpodetexto"/>
              <w:jc w:val="center"/>
            </w:pPr>
            <w:r w:rsidRPr="00F8582F">
              <w:t>Descrição</w:t>
            </w:r>
          </w:p>
        </w:tc>
      </w:tr>
      <w:tr w:rsidR="00287912" w:rsidRPr="00F8582F" w14:paraId="3BCAD869" w14:textId="77777777" w:rsidTr="00CA7101">
        <w:trPr>
          <w:trHeight w:val="1126"/>
        </w:trPr>
        <w:tc>
          <w:tcPr>
            <w:tcW w:w="4574" w:type="dxa"/>
          </w:tcPr>
          <w:p w14:paraId="6A209A73" w14:textId="0B05F734" w:rsidR="00287912" w:rsidRPr="00F8582F" w:rsidRDefault="00287912" w:rsidP="00287912">
            <w:pPr>
              <w:pStyle w:val="Corpodetexto"/>
              <w:jc w:val="center"/>
            </w:pPr>
            <w:r w:rsidRPr="00F8582F">
              <w:rPr>
                <w:sz w:val="22"/>
                <w:szCs w:val="22"/>
              </w:rPr>
              <w:t>Desenvolver Sistema de Monitorização de Quedas</w:t>
            </w:r>
          </w:p>
        </w:tc>
        <w:tc>
          <w:tcPr>
            <w:tcW w:w="5306" w:type="dxa"/>
          </w:tcPr>
          <w:p w14:paraId="7FD22463" w14:textId="7B6D40ED" w:rsidR="00287912" w:rsidRPr="00F8582F" w:rsidRDefault="00287912" w:rsidP="005D1B7D">
            <w:pPr>
              <w:pStyle w:val="Corpodetexto"/>
              <w:jc w:val="both"/>
            </w:pPr>
            <w:r w:rsidRPr="00F8582F">
              <w:t xml:space="preserve">Desenvolver um sistema utilizando a plataforma </w:t>
            </w:r>
            <w:r w:rsidR="00BB5EEE" w:rsidRPr="00F8582F">
              <w:t>Arduíno</w:t>
            </w:r>
            <w:r w:rsidRPr="00F8582F">
              <w:t xml:space="preserve"> e tecnologia </w:t>
            </w:r>
            <w:proofErr w:type="spellStart"/>
            <w:r w:rsidRPr="00F8582F">
              <w:t>LoRaWAN</w:t>
            </w:r>
            <w:proofErr w:type="spellEnd"/>
            <w:r w:rsidRPr="00F8582F">
              <w:t xml:space="preserve"> para deteção e comunicação eficaz de quedas.</w:t>
            </w:r>
          </w:p>
        </w:tc>
      </w:tr>
      <w:tr w:rsidR="00287912" w:rsidRPr="00F8582F" w14:paraId="5C6CFA50" w14:textId="77777777" w:rsidTr="00CA7101">
        <w:trPr>
          <w:trHeight w:val="1125"/>
        </w:trPr>
        <w:tc>
          <w:tcPr>
            <w:tcW w:w="4574" w:type="dxa"/>
          </w:tcPr>
          <w:p w14:paraId="6FDD0417" w14:textId="742AB67E" w:rsidR="00287912" w:rsidRPr="00F8582F" w:rsidRDefault="00287912" w:rsidP="00287912">
            <w:pPr>
              <w:pStyle w:val="Corpodetexto"/>
              <w:jc w:val="center"/>
            </w:pPr>
            <w:r w:rsidRPr="00F8582F">
              <w:t>Implementar Sensores de Giroscópio e GPS</w:t>
            </w:r>
          </w:p>
        </w:tc>
        <w:tc>
          <w:tcPr>
            <w:tcW w:w="5306" w:type="dxa"/>
          </w:tcPr>
          <w:p w14:paraId="0CF2DF4B" w14:textId="53EFA52F" w:rsidR="00287912" w:rsidRPr="00F8582F" w:rsidRDefault="00287912" w:rsidP="005D1B7D">
            <w:pPr>
              <w:pStyle w:val="Corpodetexto"/>
              <w:jc w:val="both"/>
            </w:pPr>
            <w:r w:rsidRPr="00F8582F">
              <w:t>Implementar sensores de giroscópio para identificar quedas e módulos GPS para localizar a posição geográfica do incidente.</w:t>
            </w:r>
          </w:p>
        </w:tc>
      </w:tr>
      <w:tr w:rsidR="00287912" w:rsidRPr="00F8582F" w14:paraId="726D180E" w14:textId="77777777" w:rsidTr="00CA7101">
        <w:trPr>
          <w:trHeight w:val="1112"/>
        </w:trPr>
        <w:tc>
          <w:tcPr>
            <w:tcW w:w="4574" w:type="dxa"/>
          </w:tcPr>
          <w:p w14:paraId="5BCBC67F" w14:textId="17AFDF0A" w:rsidR="00287912" w:rsidRPr="00F8582F" w:rsidRDefault="00287912" w:rsidP="00287912">
            <w:pPr>
              <w:pStyle w:val="Corpodetexto"/>
              <w:jc w:val="center"/>
            </w:pPr>
            <w:r w:rsidRPr="00F8582F">
              <w:t>Enviar Alertas em Tempo Real</w:t>
            </w:r>
          </w:p>
        </w:tc>
        <w:tc>
          <w:tcPr>
            <w:tcW w:w="5306" w:type="dxa"/>
          </w:tcPr>
          <w:p w14:paraId="338AE482" w14:textId="149773CF" w:rsidR="00287912" w:rsidRPr="00F8582F" w:rsidRDefault="00287912" w:rsidP="005D1B7D">
            <w:pPr>
              <w:pStyle w:val="Corpodetexto"/>
              <w:jc w:val="both"/>
            </w:pPr>
            <w:r w:rsidRPr="00F8582F">
              <w:t>Enviar alertas imediatos com as coordenadas da localização do incidente para assegurar uma resposta rápida a emergências.</w:t>
            </w:r>
          </w:p>
        </w:tc>
      </w:tr>
      <w:tr w:rsidR="00287912" w:rsidRPr="00F8582F" w14:paraId="12BF12C7" w14:textId="77777777" w:rsidTr="00CA7101">
        <w:trPr>
          <w:trHeight w:val="1123"/>
        </w:trPr>
        <w:tc>
          <w:tcPr>
            <w:tcW w:w="4574" w:type="dxa"/>
          </w:tcPr>
          <w:p w14:paraId="5E40C034" w14:textId="0C49221B" w:rsidR="00287912" w:rsidRPr="00F8582F" w:rsidRDefault="00287912" w:rsidP="00287912">
            <w:pPr>
              <w:pStyle w:val="Corpodetexto"/>
              <w:ind w:right="180"/>
              <w:jc w:val="center"/>
            </w:pPr>
            <w:r w:rsidRPr="00F8582F">
              <w:t>Criar Solução de Baixo Custo e Acessível</w:t>
            </w:r>
          </w:p>
        </w:tc>
        <w:tc>
          <w:tcPr>
            <w:tcW w:w="5306" w:type="dxa"/>
          </w:tcPr>
          <w:p w14:paraId="751A731D" w14:textId="00602F69" w:rsidR="00287912" w:rsidRPr="00F8582F" w:rsidRDefault="00287912" w:rsidP="005D1B7D">
            <w:pPr>
              <w:pStyle w:val="Corpodetexto"/>
              <w:jc w:val="both"/>
            </w:pPr>
            <w:r w:rsidRPr="00F8582F">
              <w:t xml:space="preserve">Criar uma solução escalável e acessível, utilizando dispositivos de baixo custo como </w:t>
            </w:r>
            <w:r w:rsidR="00BB5EEE" w:rsidRPr="00F8582F">
              <w:t>Arduíno</w:t>
            </w:r>
            <w:r w:rsidRPr="00F8582F">
              <w:t xml:space="preserve"> ou ESP32, para beneficiar diversas comunidades.</w:t>
            </w:r>
          </w:p>
        </w:tc>
      </w:tr>
      <w:tr w:rsidR="00287912" w:rsidRPr="00F8582F" w14:paraId="2B7622FF" w14:textId="77777777" w:rsidTr="00CA7101">
        <w:tc>
          <w:tcPr>
            <w:tcW w:w="4574" w:type="dxa"/>
          </w:tcPr>
          <w:p w14:paraId="47401DDB" w14:textId="609B77EF" w:rsidR="00287912" w:rsidRPr="00F8582F" w:rsidRDefault="00287912" w:rsidP="00287912">
            <w:pPr>
              <w:pStyle w:val="Corpodetexto"/>
              <w:jc w:val="center"/>
            </w:pPr>
            <w:r w:rsidRPr="00F8582F">
              <w:t>Melhorar Segurança e Bem-estar</w:t>
            </w:r>
          </w:p>
        </w:tc>
        <w:tc>
          <w:tcPr>
            <w:tcW w:w="5306" w:type="dxa"/>
          </w:tcPr>
          <w:p w14:paraId="01C631EE" w14:textId="4BC7D800" w:rsidR="00287912" w:rsidRPr="00F8582F" w:rsidRDefault="00287912" w:rsidP="005D1B7D">
            <w:pPr>
              <w:pStyle w:val="Corpodetexto"/>
              <w:jc w:val="both"/>
            </w:pPr>
            <w:r w:rsidRPr="00F8582F">
              <w:t>Melhorar a segurança e o bem-estar de idosos e turistas, proporcionando uma resposta rápida a emergências e contribuindo para a tranquilidade das famílias e comunidades.</w:t>
            </w:r>
          </w:p>
        </w:tc>
      </w:tr>
    </w:tbl>
    <w:p w14:paraId="66B39831" w14:textId="77777777" w:rsidR="00CA7101" w:rsidRDefault="00CA7101"/>
    <w:p w14:paraId="25F1DB20" w14:textId="5375BBD4" w:rsidR="00287912" w:rsidRPr="00F8582F" w:rsidRDefault="00CA7101">
      <w:pPr>
        <w:rPr>
          <w:rFonts w:ascii="Arial" w:eastAsia="Arial" w:hAnsi="Arial" w:cs="Arial"/>
          <w:sz w:val="49"/>
          <w:szCs w:val="49"/>
        </w:rPr>
      </w:pPr>
      <w:r w:rsidRPr="00490BB5">
        <w:t xml:space="preserve">Tabela </w:t>
      </w:r>
      <w:r>
        <w:t>2</w:t>
      </w:r>
      <w:r w:rsidRPr="00490BB5">
        <w:t xml:space="preserve"> </w:t>
      </w:r>
      <w:r>
        <w:t>–</w:t>
      </w:r>
      <w:r w:rsidRPr="00490BB5">
        <w:t xml:space="preserve"> Objetivos</w:t>
      </w:r>
      <w:r>
        <w:t xml:space="preserve"> </w:t>
      </w:r>
      <w:r w:rsidR="00287912" w:rsidRPr="00F8582F">
        <w:br w:type="page"/>
      </w:r>
    </w:p>
    <w:p w14:paraId="00B48E71" w14:textId="28462478" w:rsidR="00B44011" w:rsidRPr="00F8582F" w:rsidRDefault="00B44011" w:rsidP="00B44011">
      <w:pPr>
        <w:pStyle w:val="Ttulo1"/>
        <w:ind w:left="0"/>
      </w:pPr>
      <w:bookmarkStart w:id="13" w:name="_Toc176774518"/>
      <w:r w:rsidRPr="00F8582F">
        <w:lastRenderedPageBreak/>
        <w:t>Estrutura</w:t>
      </w:r>
      <w:bookmarkEnd w:id="13"/>
    </w:p>
    <w:p w14:paraId="0A9A57C8" w14:textId="77777777" w:rsidR="009F5370" w:rsidRPr="00F8582F" w:rsidRDefault="009F5370" w:rsidP="00B44011">
      <w:pPr>
        <w:pStyle w:val="Ttulo1"/>
        <w:ind w:left="0"/>
      </w:pPr>
    </w:p>
    <w:p w14:paraId="5C039C24" w14:textId="65A54B3D" w:rsidR="009F5370" w:rsidRPr="00F8582F" w:rsidRDefault="009F5370" w:rsidP="009F5370">
      <w:pPr>
        <w:pStyle w:val="Corpodetexto"/>
        <w:ind w:firstLine="600"/>
        <w:jc w:val="both"/>
      </w:pPr>
      <w:r w:rsidRPr="00F8582F">
        <w:t>No 1º capítulo, é fornecida uma introdução ao assunto, que engloba uma descrição do conteúdo deste relatório, as razões que o fundamentam, o enquadramento no qual se insere, os objetivos a serem alcançados e as questões que se almeja resolver.</w:t>
      </w:r>
    </w:p>
    <w:p w14:paraId="7F4420D8" w14:textId="77777777" w:rsidR="009F5370" w:rsidRPr="00F8582F" w:rsidRDefault="009F5370" w:rsidP="009F5370">
      <w:pPr>
        <w:pStyle w:val="Corpodetexto"/>
        <w:ind w:firstLine="600"/>
        <w:jc w:val="both"/>
      </w:pPr>
    </w:p>
    <w:p w14:paraId="1189FB2E" w14:textId="050136DA" w:rsidR="009F5370" w:rsidRPr="00F8582F" w:rsidRDefault="009F5370" w:rsidP="009F5370">
      <w:pPr>
        <w:pStyle w:val="Corpodetexto"/>
        <w:ind w:firstLine="600"/>
        <w:jc w:val="both"/>
      </w:pPr>
      <w:r w:rsidRPr="00F8582F">
        <w:t>No 2º capítulo, apresenta-se uma síntese e uma análise de estudos prévios, investigações pertinentes e avanços recentes que se relacionam com o assunto em questão.</w:t>
      </w:r>
    </w:p>
    <w:p w14:paraId="50060EF8" w14:textId="77777777" w:rsidR="009F5370" w:rsidRPr="00F8582F" w:rsidRDefault="009F5370" w:rsidP="009F5370">
      <w:pPr>
        <w:pStyle w:val="Corpodetexto"/>
        <w:ind w:firstLine="600"/>
        <w:jc w:val="both"/>
      </w:pPr>
    </w:p>
    <w:p w14:paraId="5CC76657" w14:textId="2B80E81B" w:rsidR="009F5370" w:rsidRPr="00F8582F" w:rsidRDefault="009F5370" w:rsidP="009F5370">
      <w:pPr>
        <w:pStyle w:val="Corpodetexto"/>
        <w:ind w:firstLine="600"/>
        <w:jc w:val="both"/>
      </w:pPr>
      <w:r w:rsidRPr="00F8582F">
        <w:t>No 3º capítulo, apresenta-se a análise e o planeamento realizados em relação ao projeto, abordando os requisitos necessários, a elaboração de diagramas e a conceção da lógica do software que será efetivamente desenvolvido.</w:t>
      </w:r>
    </w:p>
    <w:p w14:paraId="2ABED6A6" w14:textId="77777777" w:rsidR="009F5370" w:rsidRPr="00F8582F" w:rsidRDefault="009F5370" w:rsidP="009F5370">
      <w:pPr>
        <w:pStyle w:val="Corpodetexto"/>
        <w:ind w:firstLine="600"/>
        <w:jc w:val="both"/>
      </w:pPr>
    </w:p>
    <w:p w14:paraId="74848F0A" w14:textId="4FC8AD91" w:rsidR="009F5370" w:rsidRPr="00F8582F" w:rsidRDefault="009F5370" w:rsidP="009F5370">
      <w:pPr>
        <w:pStyle w:val="Corpodetexto"/>
        <w:ind w:firstLine="600"/>
        <w:jc w:val="both"/>
      </w:pPr>
      <w:r w:rsidRPr="00F8582F">
        <w:t>No 4º capítulo, aborda-se o processo de elaboração do projeto, aprofundando os princípios fundamentais que servem como alicerces para a conceção do mesmo. Adicionalmente, apresentamos uma análise pormenorizada dos dispositivos utilizados.</w:t>
      </w:r>
    </w:p>
    <w:p w14:paraId="2D8208C6" w14:textId="77777777" w:rsidR="009F5370" w:rsidRPr="00F8582F" w:rsidRDefault="009F5370" w:rsidP="009F5370">
      <w:pPr>
        <w:pStyle w:val="Corpodetexto"/>
        <w:ind w:firstLine="600"/>
        <w:jc w:val="both"/>
      </w:pPr>
    </w:p>
    <w:p w14:paraId="18C464E6" w14:textId="335ECEA1" w:rsidR="009F5370" w:rsidRPr="00F8582F" w:rsidRDefault="009F5370" w:rsidP="009F5370">
      <w:pPr>
        <w:pStyle w:val="Corpodetexto"/>
        <w:ind w:firstLine="600"/>
        <w:jc w:val="both"/>
      </w:pPr>
      <w:r w:rsidRPr="00F8582F">
        <w:t xml:space="preserve">No 5º capítulo, são abordados os múltiplos modelos </w:t>
      </w:r>
      <w:proofErr w:type="spellStart"/>
      <w:r w:rsidRPr="00F8582F">
        <w:t>prototipados</w:t>
      </w:r>
      <w:proofErr w:type="spellEnd"/>
      <w:r w:rsidRPr="00F8582F">
        <w:t xml:space="preserve">, incluindo as suas interconexões e especificações, bem como a implementação adicional, como uma </w:t>
      </w:r>
      <w:proofErr w:type="spellStart"/>
      <w:r w:rsidRPr="00F8582F">
        <w:t>gateway</w:t>
      </w:r>
      <w:proofErr w:type="spellEnd"/>
      <w:r w:rsidRPr="00F8582F">
        <w:t xml:space="preserve"> personalizada, além de apresentar imagens de um painel administrativo de uma potencial aplicação.</w:t>
      </w:r>
    </w:p>
    <w:p w14:paraId="78729D3E" w14:textId="77777777" w:rsidR="009F5370" w:rsidRPr="00F8582F" w:rsidRDefault="009F5370" w:rsidP="009F5370">
      <w:pPr>
        <w:pStyle w:val="Corpodetexto"/>
        <w:ind w:firstLine="600"/>
        <w:jc w:val="both"/>
      </w:pPr>
    </w:p>
    <w:p w14:paraId="7BF0CF3B" w14:textId="78190FFB" w:rsidR="009F5370" w:rsidRPr="00F8582F" w:rsidRDefault="009F5370" w:rsidP="009F5370">
      <w:pPr>
        <w:pStyle w:val="Corpodetexto"/>
        <w:ind w:firstLine="600"/>
        <w:jc w:val="both"/>
      </w:pPr>
      <w:r w:rsidRPr="00F8582F">
        <w:t>No 6º capítulo, expõe-se os cálculos referentes à autonomia de cada protótipo, a fim de se estabelecer uma base para a avaliação das diferentes placas de desenvolvimento investigadas.</w:t>
      </w:r>
    </w:p>
    <w:p w14:paraId="108C01B4" w14:textId="77777777" w:rsidR="009F5370" w:rsidRPr="00F8582F" w:rsidRDefault="009F5370" w:rsidP="009F5370">
      <w:pPr>
        <w:pStyle w:val="Corpodetexto"/>
        <w:ind w:firstLine="600"/>
        <w:jc w:val="both"/>
      </w:pPr>
    </w:p>
    <w:p w14:paraId="7B2F6107" w14:textId="15F0B5D3" w:rsidR="00B44011" w:rsidRPr="00F8582F" w:rsidRDefault="009F5370" w:rsidP="009F5370">
      <w:pPr>
        <w:pStyle w:val="Corpodetexto"/>
        <w:ind w:firstLine="600"/>
        <w:jc w:val="both"/>
      </w:pPr>
      <w:r w:rsidRPr="00F8582F">
        <w:t>No 7º capítulo apresenta-se uma conclusão e algumas melhorias pensadas para o futuro</w:t>
      </w:r>
    </w:p>
    <w:p w14:paraId="155DA769" w14:textId="77777777" w:rsidR="00B44011" w:rsidRPr="00F8582F" w:rsidRDefault="00B44011" w:rsidP="005D1B7D">
      <w:pPr>
        <w:pStyle w:val="Corpodetexto"/>
        <w:ind w:firstLine="600"/>
        <w:jc w:val="both"/>
      </w:pPr>
    </w:p>
    <w:p w14:paraId="26A966F7" w14:textId="5826A9B2" w:rsidR="009F5370" w:rsidRPr="00F8582F" w:rsidRDefault="005D1B7D" w:rsidP="009F5370">
      <w:pPr>
        <w:pStyle w:val="Ttulo1"/>
        <w:ind w:left="0"/>
      </w:pPr>
      <w:r w:rsidRPr="00F8582F">
        <w:rPr>
          <w:sz w:val="20"/>
        </w:rPr>
        <w:br w:type="page"/>
      </w:r>
      <w:bookmarkStart w:id="14" w:name="_Toc176774519"/>
      <w:r w:rsidR="009F5370" w:rsidRPr="00F8582F">
        <w:lastRenderedPageBreak/>
        <w:t>Estado da Arte</w:t>
      </w:r>
      <w:bookmarkEnd w:id="14"/>
    </w:p>
    <w:p w14:paraId="24A3084A" w14:textId="27797EDE" w:rsidR="002C0E54" w:rsidRPr="00F8582F" w:rsidRDefault="00723D48" w:rsidP="005D338F">
      <w:pPr>
        <w:pStyle w:val="Ttulo2"/>
      </w:pPr>
      <w:bookmarkStart w:id="15" w:name="_Toc176774520"/>
      <w:r w:rsidRPr="00F8582F">
        <w:t>Metodologia Ágil</w:t>
      </w:r>
      <w:bookmarkEnd w:id="15"/>
    </w:p>
    <w:p w14:paraId="2D0E2F7D" w14:textId="77777777" w:rsidR="00FA5163" w:rsidRPr="00F8582F" w:rsidRDefault="00FA5163" w:rsidP="005D338F">
      <w:pPr>
        <w:pStyle w:val="Ttulo2"/>
      </w:pPr>
    </w:p>
    <w:p w14:paraId="657CE314" w14:textId="33F5DB0C" w:rsidR="00AD438D" w:rsidRPr="00F8582F" w:rsidRDefault="00AD438D" w:rsidP="005D338F">
      <w:pPr>
        <w:pStyle w:val="Corpodetexto"/>
        <w:ind w:firstLine="720"/>
        <w:jc w:val="both"/>
      </w:pPr>
      <w:r w:rsidRPr="00F8582F">
        <w:t xml:space="preserve">No Estudo de </w:t>
      </w:r>
      <w:r w:rsidRPr="00F8582F">
        <w:rPr>
          <w:highlight w:val="yellow"/>
        </w:rPr>
        <w:fldChar w:fldCharType="begin"/>
      </w:r>
      <w:r w:rsidRPr="00F8582F">
        <w:instrText xml:space="preserve"> REF _Ref175825563 \r \h </w:instrText>
      </w:r>
      <w:r w:rsidRPr="00F8582F">
        <w:rPr>
          <w:highlight w:val="yellow"/>
        </w:rPr>
      </w:r>
      <w:r w:rsidRPr="00F8582F">
        <w:rPr>
          <w:highlight w:val="yellow"/>
        </w:rPr>
        <w:fldChar w:fldCharType="separate"/>
      </w:r>
      <w:r w:rsidRPr="00F8582F">
        <w:t>[1]</w:t>
      </w:r>
      <w:r w:rsidRPr="00F8582F">
        <w:rPr>
          <w:highlight w:val="yellow"/>
        </w:rPr>
        <w:fldChar w:fldCharType="end"/>
      </w:r>
      <w:r w:rsidRPr="00F8582F">
        <w:t xml:space="preserve"> e </w:t>
      </w:r>
      <w:r w:rsidRPr="00F8582F">
        <w:rPr>
          <w:highlight w:val="yellow"/>
        </w:rPr>
        <w:fldChar w:fldCharType="begin"/>
      </w:r>
      <w:r w:rsidRPr="00F8582F">
        <w:instrText xml:space="preserve"> REF _Ref175825935 \r \h </w:instrText>
      </w:r>
      <w:r w:rsidRPr="00F8582F">
        <w:rPr>
          <w:highlight w:val="yellow"/>
        </w:rPr>
      </w:r>
      <w:r w:rsidRPr="00F8582F">
        <w:rPr>
          <w:highlight w:val="yellow"/>
        </w:rPr>
        <w:fldChar w:fldCharType="separate"/>
      </w:r>
      <w:r w:rsidRPr="00F8582F">
        <w:t>[2]</w:t>
      </w:r>
      <w:r w:rsidRPr="00F8582F">
        <w:rPr>
          <w:highlight w:val="yellow"/>
        </w:rPr>
        <w:fldChar w:fldCharType="end"/>
      </w:r>
      <w:r w:rsidRPr="00F8582F">
        <w:t xml:space="preserve"> menciona que as metodologias ágeis são abordagens para o desenvolvimento de software que priorizam a flexibilidade, a colaboração e a capacidade de adaptação a mudanças durante o processo de criação de um produto. Em vez de seguir um plano rígido e fixo, como nos modelos de desenvolvimento tradicionais (prescritivos), as metodologias ágeis promovem ciclos curtos de desenvolvimento, conhecidos como "sprints", onde o trabalho é dividido em pequenas entregas incrementais.</w:t>
      </w:r>
    </w:p>
    <w:p w14:paraId="5B23DA43" w14:textId="77777777" w:rsidR="005D338F" w:rsidRPr="00F8582F" w:rsidRDefault="005D338F" w:rsidP="005D338F">
      <w:pPr>
        <w:pStyle w:val="Corpodetexto"/>
        <w:ind w:firstLine="720"/>
        <w:jc w:val="both"/>
      </w:pPr>
    </w:p>
    <w:p w14:paraId="6E9345A2" w14:textId="4B011EA5" w:rsidR="00BA711C" w:rsidRPr="00F8582F" w:rsidRDefault="00AD438D" w:rsidP="00BA711C">
      <w:pPr>
        <w:pStyle w:val="Corpodetexto"/>
        <w:ind w:firstLine="720"/>
        <w:jc w:val="both"/>
      </w:pPr>
      <w:r w:rsidRPr="00F8582F">
        <w:t>O</w:t>
      </w:r>
      <w:r w:rsidR="001E62B3" w:rsidRPr="00F8582F">
        <w:t xml:space="preserve"> </w:t>
      </w:r>
      <w:r w:rsidRPr="00F8582F">
        <w:t xml:space="preserve">Autor de </w:t>
      </w:r>
      <w:r w:rsidRPr="00F8582F">
        <w:fldChar w:fldCharType="begin"/>
      </w:r>
      <w:r w:rsidRPr="00F8582F">
        <w:instrText xml:space="preserve"> REF _Ref175825935 \r \h </w:instrText>
      </w:r>
      <w:r w:rsidRPr="00F8582F">
        <w:fldChar w:fldCharType="separate"/>
      </w:r>
      <w:r w:rsidRPr="00F8582F">
        <w:t>[2]</w:t>
      </w:r>
      <w:r w:rsidRPr="00F8582F">
        <w:fldChar w:fldCharType="end"/>
      </w:r>
      <w:r w:rsidRPr="00F8582F">
        <w:t xml:space="preserve"> </w:t>
      </w:r>
      <w:r w:rsidR="00BB6238" w:rsidRPr="00F8582F">
        <w:t xml:space="preserve">ainda </w:t>
      </w:r>
      <w:r w:rsidR="00BA711C" w:rsidRPr="00F8582F">
        <w:t>mencion</w:t>
      </w:r>
      <w:r w:rsidR="00BB6238" w:rsidRPr="00F8582F">
        <w:t>ou</w:t>
      </w:r>
      <w:r w:rsidR="00BA711C" w:rsidRPr="00F8582F">
        <w:t xml:space="preserve"> que a metodologia de prototipagem é um modelo de desenvolvimento de software onde se constrói, testa e ajusta um protótipo de forma iterativa até atingir uma versão aceitável. Através da criação do protótipo, os utilizadores podem interagir diretamente com uma versão preliminar do sistema, o que facilita a identificação e compreensão dos requisitos. Esta abordagem é ideal para sistemas complexos que necessitam de elevada interação com os utilizadores finais, permitindo a incorporação contínua de feedback para assegurar que o produto final atenda às suas necessidades e expectativas.</w:t>
      </w:r>
    </w:p>
    <w:p w14:paraId="04E02EF2" w14:textId="77777777" w:rsidR="00B464FE" w:rsidRPr="00F8582F" w:rsidRDefault="00B464FE" w:rsidP="005D338F">
      <w:pPr>
        <w:pStyle w:val="Corpodetexto"/>
        <w:ind w:firstLine="720"/>
        <w:jc w:val="both"/>
      </w:pPr>
    </w:p>
    <w:p w14:paraId="688112E2" w14:textId="20FA7838" w:rsidR="00B464FE" w:rsidRPr="00F8582F" w:rsidRDefault="00B464FE" w:rsidP="00652D45">
      <w:pPr>
        <w:pStyle w:val="Ttulo2"/>
        <w:rPr>
          <w:rFonts w:eastAsia="Arial"/>
        </w:rPr>
      </w:pPr>
      <w:bookmarkStart w:id="16" w:name="_Toc176774521"/>
      <w:r w:rsidRPr="00F8582F">
        <w:rPr>
          <w:rFonts w:eastAsia="Arial"/>
        </w:rPr>
        <w:t>Programação</w:t>
      </w:r>
      <w:bookmarkEnd w:id="16"/>
    </w:p>
    <w:p w14:paraId="5DA22DC4" w14:textId="77777777" w:rsidR="00FA5163" w:rsidRPr="00F8582F" w:rsidRDefault="00FA5163" w:rsidP="00652D45">
      <w:pPr>
        <w:pStyle w:val="Ttulo2"/>
        <w:rPr>
          <w:rFonts w:eastAsia="Arial"/>
        </w:rPr>
      </w:pPr>
    </w:p>
    <w:p w14:paraId="0D935DBF" w14:textId="385B02C7" w:rsidR="00244FBA" w:rsidRPr="00F8582F" w:rsidRDefault="00244FBA" w:rsidP="00E92035">
      <w:pPr>
        <w:pStyle w:val="Corpodetexto"/>
        <w:ind w:firstLine="720"/>
        <w:jc w:val="both"/>
      </w:pPr>
      <w:r w:rsidRPr="00F8582F">
        <w:t xml:space="preserve">Como já mencionado, o projeto consiste no desenvolvimento de um protótipo baseado em </w:t>
      </w:r>
      <w:proofErr w:type="spellStart"/>
      <w:r w:rsidRPr="00F8582F">
        <w:t>Arduino</w:t>
      </w:r>
      <w:proofErr w:type="spellEnd"/>
      <w:r w:rsidRPr="00F8582F">
        <w:t xml:space="preserve"> para a deteção de quedas.</w:t>
      </w:r>
    </w:p>
    <w:p w14:paraId="51D34141" w14:textId="77777777" w:rsidR="00E92035" w:rsidRPr="00F8582F" w:rsidRDefault="00E92035" w:rsidP="00E92035">
      <w:pPr>
        <w:pStyle w:val="Corpodetexto"/>
        <w:ind w:firstLine="720"/>
        <w:jc w:val="both"/>
      </w:pPr>
    </w:p>
    <w:p w14:paraId="25C722E4" w14:textId="1E4F82B3" w:rsidR="00244FBA" w:rsidRPr="00F8582F" w:rsidRDefault="00244FBA" w:rsidP="00E92035">
      <w:pPr>
        <w:pStyle w:val="Corpodetexto"/>
        <w:ind w:firstLine="720"/>
        <w:jc w:val="both"/>
      </w:pPr>
      <w:r w:rsidRPr="00F8582F">
        <w:t>Para a implementação deste sistema, foi utilizado as linguagens de programação C e C++</w:t>
      </w:r>
      <w:r w:rsidR="00652D45" w:rsidRPr="00F8582F">
        <w:fldChar w:fldCharType="begin"/>
      </w:r>
      <w:r w:rsidR="00652D45" w:rsidRPr="00F8582F">
        <w:instrText xml:space="preserve"> REF _Ref175830439 \r \h </w:instrText>
      </w:r>
      <w:r w:rsidR="00652D45" w:rsidRPr="00F8582F">
        <w:fldChar w:fldCharType="separate"/>
      </w:r>
      <w:r w:rsidR="00652D45" w:rsidRPr="00F8582F">
        <w:t>[6]</w:t>
      </w:r>
      <w:r w:rsidR="00652D45" w:rsidRPr="00F8582F">
        <w:fldChar w:fldCharType="end"/>
      </w:r>
      <w:r w:rsidRPr="00F8582F">
        <w:t>. Estas linguagens foram escolhidas por sua robustez e pela compatibilidade com a plataforma Arduíno, o que facilita o desenvolvimento e a otimização do código. A parte lógica do código, responsável por processar os dados recebidos dos sensores e determinar se ocorreu uma queda.</w:t>
      </w:r>
    </w:p>
    <w:p w14:paraId="05696BD8" w14:textId="77777777" w:rsidR="00E92035" w:rsidRPr="00F8582F" w:rsidRDefault="00E92035" w:rsidP="00E92035">
      <w:pPr>
        <w:pStyle w:val="Corpodetexto"/>
        <w:ind w:firstLine="720"/>
        <w:jc w:val="both"/>
      </w:pPr>
    </w:p>
    <w:p w14:paraId="2A0B7456" w14:textId="7E16B942" w:rsidR="00941B32" w:rsidRPr="00F8582F" w:rsidRDefault="00E92035" w:rsidP="00E92035">
      <w:pPr>
        <w:pStyle w:val="Corpodetexto"/>
        <w:ind w:firstLine="720"/>
        <w:jc w:val="both"/>
      </w:pPr>
      <w:r w:rsidRPr="00F8582F">
        <w:t xml:space="preserve">O ambiente de desenvolvimento utilizado para programar o </w:t>
      </w:r>
      <w:proofErr w:type="spellStart"/>
      <w:r w:rsidRPr="00F8582F">
        <w:t>Arduino</w:t>
      </w:r>
      <w:proofErr w:type="spellEnd"/>
      <w:r w:rsidRPr="00F8582F">
        <w:t xml:space="preserve"> foi o </w:t>
      </w:r>
      <w:proofErr w:type="spellStart"/>
      <w:r w:rsidRPr="00F8582F">
        <w:t>Arduino</w:t>
      </w:r>
      <w:proofErr w:type="spellEnd"/>
      <w:r w:rsidRPr="00F8582F">
        <w:t xml:space="preserve"> IDE</w:t>
      </w:r>
      <w:r w:rsidRPr="00F8582F">
        <w:fldChar w:fldCharType="begin"/>
      </w:r>
      <w:r w:rsidRPr="00F8582F">
        <w:instrText xml:space="preserve"> REF _Ref175828120 \r \h </w:instrText>
      </w:r>
      <w:r w:rsidRPr="00F8582F">
        <w:fldChar w:fldCharType="separate"/>
      </w:r>
      <w:r w:rsidRPr="00F8582F">
        <w:t>[5]</w:t>
      </w:r>
      <w:r w:rsidRPr="00F8582F">
        <w:fldChar w:fldCharType="end"/>
      </w:r>
      <w:r w:rsidRPr="00F8582F">
        <w:t xml:space="preserve">. Este software oferece uma interface intuitiva para a escrita, compilação e upload do código para a placa </w:t>
      </w:r>
      <w:proofErr w:type="spellStart"/>
      <w:r w:rsidRPr="00F8582F">
        <w:t>Arduino</w:t>
      </w:r>
      <w:proofErr w:type="spellEnd"/>
      <w:r w:rsidRPr="00F8582F">
        <w:t>.</w:t>
      </w:r>
    </w:p>
    <w:p w14:paraId="48CE0B64" w14:textId="77777777" w:rsidR="00941B32" w:rsidRPr="00F8582F" w:rsidRDefault="00941B32">
      <w:pPr>
        <w:rPr>
          <w:sz w:val="24"/>
          <w:szCs w:val="24"/>
        </w:rPr>
      </w:pPr>
      <w:r w:rsidRPr="00F8582F">
        <w:br w:type="page"/>
      </w:r>
    </w:p>
    <w:p w14:paraId="3F892189" w14:textId="77777777" w:rsidR="00E92035" w:rsidRPr="00F8582F" w:rsidRDefault="00B464FE" w:rsidP="00652D45">
      <w:pPr>
        <w:pStyle w:val="Ttulo2"/>
        <w:rPr>
          <w:rFonts w:eastAsia="Arial"/>
        </w:rPr>
      </w:pPr>
      <w:bookmarkStart w:id="17" w:name="_Toc176774522"/>
      <w:r w:rsidRPr="00F8582F">
        <w:rPr>
          <w:rFonts w:eastAsia="Arial"/>
        </w:rPr>
        <w:lastRenderedPageBreak/>
        <w:t>Produto</w:t>
      </w:r>
      <w:bookmarkEnd w:id="17"/>
    </w:p>
    <w:p w14:paraId="1FA3D6C8" w14:textId="77777777" w:rsidR="00FA5163" w:rsidRPr="00F8582F" w:rsidRDefault="00FA5163" w:rsidP="00652D45">
      <w:pPr>
        <w:pStyle w:val="Ttulo2"/>
        <w:rPr>
          <w:rFonts w:eastAsia="Arial"/>
        </w:rPr>
      </w:pPr>
    </w:p>
    <w:p w14:paraId="0D151F3C" w14:textId="29370A0B" w:rsidR="00D73CA9" w:rsidRPr="00F8582F" w:rsidRDefault="002C0E54" w:rsidP="00E92035">
      <w:pPr>
        <w:pStyle w:val="Corpodetexto"/>
        <w:ind w:firstLine="720"/>
        <w:jc w:val="both"/>
      </w:pPr>
      <w:r w:rsidRPr="00F8582F">
        <w:t>O monitoramento de quedas é um tema de grande relevância, especialmente para a saúde de idosos</w:t>
      </w:r>
      <w:r w:rsidR="002013B0" w:rsidRPr="00F8582F">
        <w:t>,</w:t>
      </w:r>
      <w:r w:rsidRPr="00F8582F">
        <w:t xml:space="preserve"> pessoas com mobilidade reduzida</w:t>
      </w:r>
      <w:r w:rsidR="002013B0" w:rsidRPr="00F8582F">
        <w:t xml:space="preserve"> e turistas onde o risco de queda é iminente</w:t>
      </w:r>
      <w:r w:rsidRPr="00F8582F">
        <w:t xml:space="preserve">. O uso de tecnologias como </w:t>
      </w:r>
      <w:proofErr w:type="spellStart"/>
      <w:r w:rsidRPr="00F8582F">
        <w:t>Arduino</w:t>
      </w:r>
      <w:proofErr w:type="spellEnd"/>
      <w:r w:rsidRPr="00F8582F">
        <w:t xml:space="preserve"> e </w:t>
      </w:r>
      <w:proofErr w:type="spellStart"/>
      <w:r w:rsidRPr="00F8582F">
        <w:t>LoRaWAN</w:t>
      </w:r>
      <w:proofErr w:type="spellEnd"/>
      <w:r w:rsidRPr="00F8582F">
        <w:t xml:space="preserve"> tem-se destacado por permitir a criação de sistemas de monitor</w:t>
      </w:r>
      <w:r w:rsidR="00492EE5" w:rsidRPr="00F8582F">
        <w:t>ização</w:t>
      </w:r>
      <w:r w:rsidRPr="00F8582F">
        <w:t xml:space="preserve"> eficientes e de baixo custo.</w:t>
      </w:r>
    </w:p>
    <w:p w14:paraId="7C06E3C6" w14:textId="77777777" w:rsidR="009108D5" w:rsidRPr="00F8582F" w:rsidRDefault="009108D5" w:rsidP="002F67D2">
      <w:pPr>
        <w:pStyle w:val="Corpodetexto"/>
        <w:ind w:firstLine="720"/>
        <w:jc w:val="both"/>
      </w:pPr>
    </w:p>
    <w:p w14:paraId="2B76EF88" w14:textId="7B7670E1" w:rsidR="007D1BA6" w:rsidRPr="00F8582F" w:rsidRDefault="007D1BA6" w:rsidP="002F67D2">
      <w:pPr>
        <w:pStyle w:val="Corpodetexto"/>
        <w:ind w:firstLine="720"/>
        <w:jc w:val="both"/>
      </w:pPr>
      <w:r w:rsidRPr="00F8582F">
        <w:t xml:space="preserve">Existem dois dispositivos que se destacam no mercado de </w:t>
      </w:r>
      <w:proofErr w:type="spellStart"/>
      <w:r w:rsidRPr="00F8582F">
        <w:t>wearables</w:t>
      </w:r>
      <w:proofErr w:type="spellEnd"/>
      <w:r w:rsidRPr="00F8582F">
        <w:t xml:space="preserve"> com deteção de quedas: o Apple </w:t>
      </w:r>
      <w:proofErr w:type="spellStart"/>
      <w:r w:rsidRPr="00F8582F">
        <w:t>Watch</w:t>
      </w:r>
      <w:proofErr w:type="spellEnd"/>
      <w:r w:rsidR="008E7B62" w:rsidRPr="00F8582F">
        <w:fldChar w:fldCharType="begin"/>
      </w:r>
      <w:r w:rsidR="008E7B62" w:rsidRPr="00F8582F">
        <w:instrText xml:space="preserve"> REF _Ref175826686 \r \h </w:instrText>
      </w:r>
      <w:r w:rsidR="008E7B62" w:rsidRPr="00F8582F">
        <w:fldChar w:fldCharType="separate"/>
      </w:r>
      <w:r w:rsidR="008E7B62" w:rsidRPr="00F8582F">
        <w:t>[3]</w:t>
      </w:r>
      <w:r w:rsidR="008E7B62" w:rsidRPr="00F8582F">
        <w:fldChar w:fldCharType="end"/>
      </w:r>
      <w:r w:rsidRPr="00F8582F">
        <w:t xml:space="preserve"> e a gama </w:t>
      </w:r>
      <w:proofErr w:type="spellStart"/>
      <w:r w:rsidRPr="00F8582F">
        <w:t>Galaxy</w:t>
      </w:r>
      <w:proofErr w:type="spellEnd"/>
      <w:r w:rsidRPr="00F8582F">
        <w:t xml:space="preserve"> </w:t>
      </w:r>
      <w:proofErr w:type="spellStart"/>
      <w:r w:rsidRPr="00F8582F">
        <w:t>Watch</w:t>
      </w:r>
      <w:proofErr w:type="spellEnd"/>
      <w:r w:rsidRPr="00F8582F">
        <w:t xml:space="preserve"> da Samsung</w:t>
      </w:r>
      <w:r w:rsidR="008E7B62" w:rsidRPr="00F8582F">
        <w:fldChar w:fldCharType="begin"/>
      </w:r>
      <w:r w:rsidR="008E7B62" w:rsidRPr="00F8582F">
        <w:instrText xml:space="preserve"> REF _Ref175826698 \r \h </w:instrText>
      </w:r>
      <w:r w:rsidR="008E7B62" w:rsidRPr="00F8582F">
        <w:fldChar w:fldCharType="separate"/>
      </w:r>
      <w:r w:rsidR="008E7B62" w:rsidRPr="00F8582F">
        <w:t>[4]</w:t>
      </w:r>
      <w:r w:rsidR="008E7B62" w:rsidRPr="00F8582F">
        <w:fldChar w:fldCharType="end"/>
      </w:r>
      <w:r w:rsidRPr="00F8582F">
        <w:t>. Ambos os produtos apresentam uma tecnologia avançada, o que os torna complexos na sua utilização. Além disso, possuem um preço de mercado consideravelmente elevado. Sendo fabricados por empresas de grande renome, é de se esperar a centralização de informações e dados pessoais dos utilizadores. Considerando as atuais preocupações com o RGPD e a privacidade, estes são fatores extremamente sensíveis que merecem ser mencionados.</w:t>
      </w:r>
    </w:p>
    <w:p w14:paraId="13F2F774" w14:textId="77777777" w:rsidR="007D1BA6" w:rsidRPr="00F8582F" w:rsidRDefault="007D1BA6" w:rsidP="002F67D2">
      <w:pPr>
        <w:pStyle w:val="Corpodetexto"/>
        <w:ind w:firstLine="720"/>
        <w:jc w:val="both"/>
      </w:pPr>
    </w:p>
    <w:p w14:paraId="3CC01697" w14:textId="32901564" w:rsidR="002E7409" w:rsidRPr="00F8582F" w:rsidRDefault="002E7409" w:rsidP="002F67D2">
      <w:pPr>
        <w:pStyle w:val="Corpodetexto"/>
        <w:ind w:firstLine="720"/>
        <w:jc w:val="both"/>
      </w:pPr>
      <w:r w:rsidRPr="00F8582F">
        <w:t xml:space="preserve">É igualmente necessário mencionar que ambos os dispositivos requerem a conexão a um telemóvel para realizar chamadas de emergência, o que implica a necessidade de um segundo dispositivo para comunicação, aumentando assim o custo para a funcionalidade que os </w:t>
      </w:r>
      <w:proofErr w:type="spellStart"/>
      <w:r w:rsidRPr="00F8582F">
        <w:t>wearables</w:t>
      </w:r>
      <w:proofErr w:type="spellEnd"/>
      <w:r w:rsidRPr="00F8582F">
        <w:t xml:space="preserve"> anteriormente referidos em comparação ao que se usa neste projeto. Esta dependência do telemóvel apresenta uma situação crítica em áreas onde a cobertura de rede é insuficiente, já que os telemóveis podem ficar sem sinal, impossibilitando a realização da chamada de emergência.</w:t>
      </w:r>
    </w:p>
    <w:p w14:paraId="1C7C8931" w14:textId="77777777" w:rsidR="00D524C7" w:rsidRPr="00F8582F" w:rsidRDefault="00D524C7" w:rsidP="002F67D2">
      <w:pPr>
        <w:pStyle w:val="Corpodetexto"/>
        <w:ind w:firstLine="720"/>
        <w:jc w:val="both"/>
      </w:pPr>
    </w:p>
    <w:p w14:paraId="5374413A" w14:textId="1AD288F8" w:rsidR="00D73CA9" w:rsidRPr="00F8582F" w:rsidRDefault="00D524C7" w:rsidP="002F67D2">
      <w:pPr>
        <w:pStyle w:val="Corpodetexto"/>
        <w:ind w:firstLine="720"/>
        <w:jc w:val="both"/>
      </w:pPr>
      <w:r w:rsidRPr="00F8582F">
        <w:t>Ao desenvolver o projeto para a câmara de Lagoa, conseg</w:t>
      </w:r>
      <w:r w:rsidR="00941B32" w:rsidRPr="00F8582F">
        <w:t>ue-se</w:t>
      </w:r>
      <w:r w:rsidRPr="00F8582F">
        <w:t xml:space="preserve"> criar uma descentralização em relação às grandes empresas e uma proteção da privacidade dos dados pessoais dos utilizadores. Com a tecnologia </w:t>
      </w:r>
      <w:proofErr w:type="spellStart"/>
      <w:r w:rsidRPr="00F8582F">
        <w:t>LoRaWAN</w:t>
      </w:r>
      <w:proofErr w:type="spellEnd"/>
      <w:r w:rsidRPr="00F8582F">
        <w:t xml:space="preserve">, </w:t>
      </w:r>
      <w:r w:rsidR="00941B32" w:rsidRPr="00F8582F">
        <w:t>criou-se</w:t>
      </w:r>
      <w:r w:rsidRPr="00F8582F">
        <w:t xml:space="preserve"> uma independência em relação às operadoras telefónicas, proporcionando uma descentralização e um sistema seguro através da encriptação da rede </w:t>
      </w:r>
      <w:proofErr w:type="spellStart"/>
      <w:r w:rsidRPr="00F8582F">
        <w:t>LoRaWAN</w:t>
      </w:r>
      <w:proofErr w:type="spellEnd"/>
      <w:r w:rsidRPr="00F8582F">
        <w:t xml:space="preserve">. Esta abordagem resolve o problema da cobertura de rede, sendo viabilizada por algum investimento em </w:t>
      </w:r>
      <w:proofErr w:type="spellStart"/>
      <w:r w:rsidR="00341CDE" w:rsidRPr="00F8582F">
        <w:t>S</w:t>
      </w:r>
      <w:r w:rsidRPr="00F8582F">
        <w:t>mart</w:t>
      </w:r>
      <w:proofErr w:type="spellEnd"/>
      <w:r w:rsidR="00341CDE" w:rsidRPr="00F8582F">
        <w:t xml:space="preserve"> </w:t>
      </w:r>
      <w:proofErr w:type="spellStart"/>
      <w:r w:rsidR="00341CDE" w:rsidRPr="00F8582F">
        <w:t>C</w:t>
      </w:r>
      <w:r w:rsidRPr="00F8582F">
        <w:t>ities</w:t>
      </w:r>
      <w:proofErr w:type="spellEnd"/>
      <w:r w:rsidRPr="00F8582F">
        <w:t xml:space="preserve">, como está a ser realizado pela </w:t>
      </w:r>
      <w:r w:rsidR="00341CDE" w:rsidRPr="00F8582F">
        <w:t>C</w:t>
      </w:r>
      <w:r w:rsidRPr="00F8582F">
        <w:t>âmara de Lagoa.</w:t>
      </w:r>
    </w:p>
    <w:p w14:paraId="1D804DEA" w14:textId="77777777" w:rsidR="00FA239F" w:rsidRPr="00F8582F" w:rsidRDefault="00FA239F" w:rsidP="002F67D2">
      <w:pPr>
        <w:pStyle w:val="Corpodetexto"/>
        <w:jc w:val="both"/>
      </w:pPr>
    </w:p>
    <w:p w14:paraId="267DB689" w14:textId="77777777" w:rsidR="002F67D2" w:rsidRPr="00F8582F" w:rsidRDefault="002F67D2">
      <w:pPr>
        <w:rPr>
          <w:rFonts w:ascii="Arial" w:eastAsia="Arial" w:hAnsi="Arial" w:cs="Arial"/>
          <w:sz w:val="49"/>
          <w:szCs w:val="49"/>
        </w:rPr>
      </w:pPr>
      <w:r w:rsidRPr="00F8582F">
        <w:br w:type="page"/>
      </w:r>
    </w:p>
    <w:p w14:paraId="1D66BA96" w14:textId="6011D0A2" w:rsidR="002C0E54" w:rsidRPr="00F8582F" w:rsidRDefault="002C0E54" w:rsidP="002C0E54">
      <w:pPr>
        <w:pStyle w:val="Ttulo1"/>
        <w:ind w:left="0"/>
      </w:pPr>
      <w:bookmarkStart w:id="18" w:name="_Toc176774523"/>
      <w:r w:rsidRPr="00F8582F">
        <w:lastRenderedPageBreak/>
        <w:t>Análise e Desenho</w:t>
      </w:r>
      <w:bookmarkEnd w:id="18"/>
    </w:p>
    <w:p w14:paraId="09A27B8A" w14:textId="77777777" w:rsidR="002C0E54" w:rsidRPr="00F8582F" w:rsidRDefault="002C0E54" w:rsidP="002C0E54">
      <w:pPr>
        <w:pStyle w:val="Ttulo1"/>
        <w:ind w:left="0"/>
      </w:pPr>
    </w:p>
    <w:p w14:paraId="4EF27C6B" w14:textId="32987253" w:rsidR="002C0E54" w:rsidRPr="00F8582F" w:rsidRDefault="002C0E54" w:rsidP="002C0E54">
      <w:pPr>
        <w:pStyle w:val="Ttulo2"/>
        <w:ind w:left="0"/>
        <w:jc w:val="left"/>
      </w:pPr>
      <w:bookmarkStart w:id="19" w:name="_Toc176774524"/>
      <w:r w:rsidRPr="00F8582F">
        <w:t>Requisitos</w:t>
      </w:r>
      <w:bookmarkEnd w:id="19"/>
    </w:p>
    <w:p w14:paraId="43C2B20F" w14:textId="77777777" w:rsidR="002C0E54" w:rsidRPr="00F8582F" w:rsidRDefault="002C0E54" w:rsidP="002C0E54">
      <w:pPr>
        <w:pStyle w:val="Corpodetexto"/>
      </w:pPr>
    </w:p>
    <w:p w14:paraId="373109A5" w14:textId="65EF2149" w:rsidR="002C0E54" w:rsidRPr="00F8582F" w:rsidRDefault="002C0E54" w:rsidP="006F58CD">
      <w:pPr>
        <w:pStyle w:val="Ttulo3"/>
        <w:jc w:val="center"/>
      </w:pPr>
      <w:bookmarkStart w:id="20" w:name="_Toc176774525"/>
      <w:r w:rsidRPr="00F8582F">
        <w:t>Requisitos Funcionais</w:t>
      </w:r>
      <w:bookmarkEnd w:id="20"/>
    </w:p>
    <w:p w14:paraId="26FB8B3F" w14:textId="77777777" w:rsidR="004A6B14" w:rsidRPr="00F8582F" w:rsidRDefault="004A6B14" w:rsidP="004A6B14">
      <w:pPr>
        <w:pStyle w:val="Corpodetexto"/>
      </w:pPr>
    </w:p>
    <w:tbl>
      <w:tblPr>
        <w:tblStyle w:val="TabelacomGrelha"/>
        <w:tblW w:w="10173" w:type="dxa"/>
        <w:tblLook w:val="04A0" w:firstRow="1" w:lastRow="0" w:firstColumn="1" w:lastColumn="0" w:noHBand="0" w:noVBand="1"/>
      </w:tblPr>
      <w:tblGrid>
        <w:gridCol w:w="1043"/>
        <w:gridCol w:w="3743"/>
        <w:gridCol w:w="5387"/>
      </w:tblGrid>
      <w:tr w:rsidR="004A6B14" w:rsidRPr="00F8582F" w14:paraId="42F937DD" w14:textId="77777777" w:rsidTr="004A6B14">
        <w:tc>
          <w:tcPr>
            <w:tcW w:w="1043" w:type="dxa"/>
          </w:tcPr>
          <w:p w14:paraId="6393A358" w14:textId="4C2525C9" w:rsidR="004A6B14" w:rsidRPr="00F8582F" w:rsidRDefault="004A6B14" w:rsidP="004A6B14">
            <w:pPr>
              <w:pStyle w:val="Corpodetexto"/>
            </w:pPr>
            <w:r w:rsidRPr="00F8582F">
              <w:t>Código</w:t>
            </w:r>
          </w:p>
        </w:tc>
        <w:tc>
          <w:tcPr>
            <w:tcW w:w="3743" w:type="dxa"/>
          </w:tcPr>
          <w:p w14:paraId="31EE545E" w14:textId="07D8D6DB" w:rsidR="004A6B14" w:rsidRPr="00F8582F" w:rsidRDefault="004A6B14" w:rsidP="004A6B14">
            <w:pPr>
              <w:pStyle w:val="Corpodetexto"/>
            </w:pPr>
            <w:r w:rsidRPr="00F8582F">
              <w:t>Nome</w:t>
            </w:r>
          </w:p>
        </w:tc>
        <w:tc>
          <w:tcPr>
            <w:tcW w:w="5387" w:type="dxa"/>
          </w:tcPr>
          <w:p w14:paraId="1F27551F" w14:textId="3E1B9A4F" w:rsidR="004A6B14" w:rsidRPr="00F8582F" w:rsidRDefault="004A6B14" w:rsidP="004A6B14">
            <w:pPr>
              <w:pStyle w:val="Corpodetexto"/>
            </w:pPr>
            <w:r w:rsidRPr="00F8582F">
              <w:t>Descrição</w:t>
            </w:r>
          </w:p>
        </w:tc>
      </w:tr>
      <w:tr w:rsidR="004A6B14" w:rsidRPr="00F8582F" w14:paraId="3C7274D9" w14:textId="77777777" w:rsidTr="004A6B14">
        <w:tc>
          <w:tcPr>
            <w:tcW w:w="1043" w:type="dxa"/>
          </w:tcPr>
          <w:p w14:paraId="6DE0FC90" w14:textId="5C02E64B" w:rsidR="004A6B14" w:rsidRPr="00F8582F" w:rsidRDefault="004A6B14" w:rsidP="004A6B14">
            <w:pPr>
              <w:pStyle w:val="Corpodetexto"/>
            </w:pPr>
            <w:r w:rsidRPr="00F8582F">
              <w:t>R.01</w:t>
            </w:r>
          </w:p>
        </w:tc>
        <w:tc>
          <w:tcPr>
            <w:tcW w:w="3743" w:type="dxa"/>
          </w:tcPr>
          <w:p w14:paraId="6B461400" w14:textId="1AD3CCAD" w:rsidR="004A6B14" w:rsidRPr="00F8582F" w:rsidRDefault="004A6B14" w:rsidP="004A6B14">
            <w:pPr>
              <w:pStyle w:val="Corpodetexto"/>
            </w:pPr>
            <w:r w:rsidRPr="00F8582F">
              <w:t>Deteção de Quedas:</w:t>
            </w:r>
          </w:p>
        </w:tc>
        <w:tc>
          <w:tcPr>
            <w:tcW w:w="5387" w:type="dxa"/>
          </w:tcPr>
          <w:p w14:paraId="7A7A2F38" w14:textId="4A5FCC0F" w:rsidR="004A6B14" w:rsidRPr="00F8582F" w:rsidRDefault="004A6B14" w:rsidP="004A6B14">
            <w:pPr>
              <w:pStyle w:val="Corpodetexto"/>
              <w:jc w:val="both"/>
            </w:pPr>
            <w:r w:rsidRPr="00F8582F">
              <w:t>Capacidade de identificar quedas com precisão e sensibilidade.</w:t>
            </w:r>
          </w:p>
        </w:tc>
      </w:tr>
      <w:tr w:rsidR="004A6B14" w:rsidRPr="00F8582F" w14:paraId="740F42E9" w14:textId="77777777" w:rsidTr="003218D4">
        <w:trPr>
          <w:trHeight w:val="688"/>
        </w:trPr>
        <w:tc>
          <w:tcPr>
            <w:tcW w:w="1043" w:type="dxa"/>
          </w:tcPr>
          <w:p w14:paraId="0DF98C44" w14:textId="1863835A" w:rsidR="004A6B14" w:rsidRPr="00F8582F" w:rsidRDefault="004A6B14" w:rsidP="004A6B14">
            <w:pPr>
              <w:pStyle w:val="Corpodetexto"/>
            </w:pPr>
            <w:r w:rsidRPr="00F8582F">
              <w:t>R.02</w:t>
            </w:r>
          </w:p>
        </w:tc>
        <w:tc>
          <w:tcPr>
            <w:tcW w:w="3743" w:type="dxa"/>
          </w:tcPr>
          <w:p w14:paraId="3986C19A" w14:textId="5FD7E69B" w:rsidR="004A6B14" w:rsidRPr="00F8582F" w:rsidRDefault="004A6B14" w:rsidP="004A6B14">
            <w:pPr>
              <w:pStyle w:val="Corpodetexto"/>
            </w:pPr>
            <w:r w:rsidRPr="00F8582F">
              <w:t xml:space="preserve">Enviar a </w:t>
            </w:r>
            <w:r w:rsidR="003218D4" w:rsidRPr="00F8582F">
              <w:t>localização</w:t>
            </w:r>
            <w:r w:rsidRPr="00F8582F">
              <w:t xml:space="preserve"> do dispositivo</w:t>
            </w:r>
          </w:p>
        </w:tc>
        <w:tc>
          <w:tcPr>
            <w:tcW w:w="5387" w:type="dxa"/>
          </w:tcPr>
          <w:p w14:paraId="01BE13EE" w14:textId="3C48D241" w:rsidR="004A6B14" w:rsidRPr="00F8582F" w:rsidRDefault="004A6B14" w:rsidP="004A6B14">
            <w:pPr>
              <w:pStyle w:val="Corpodetexto"/>
              <w:jc w:val="both"/>
            </w:pPr>
            <w:r w:rsidRPr="00F8582F">
              <w:t xml:space="preserve">Deve ser capaz de enviar a </w:t>
            </w:r>
            <w:r w:rsidR="003218D4" w:rsidRPr="00F8582F">
              <w:t xml:space="preserve">localização </w:t>
            </w:r>
            <w:r w:rsidRPr="00F8582F">
              <w:t>do dispositivo</w:t>
            </w:r>
          </w:p>
        </w:tc>
      </w:tr>
      <w:tr w:rsidR="004A6B14" w:rsidRPr="00F8582F" w14:paraId="27026C1C" w14:textId="77777777" w:rsidTr="004A6B14">
        <w:trPr>
          <w:trHeight w:val="569"/>
        </w:trPr>
        <w:tc>
          <w:tcPr>
            <w:tcW w:w="1043" w:type="dxa"/>
          </w:tcPr>
          <w:p w14:paraId="0886E05B" w14:textId="670EC940" w:rsidR="004A6B14" w:rsidRPr="00F8582F" w:rsidRDefault="004A6B14" w:rsidP="004A6B14">
            <w:pPr>
              <w:pStyle w:val="Corpodetexto"/>
            </w:pPr>
            <w:r w:rsidRPr="00F8582F">
              <w:t>R.03</w:t>
            </w:r>
          </w:p>
        </w:tc>
        <w:tc>
          <w:tcPr>
            <w:tcW w:w="3743" w:type="dxa"/>
          </w:tcPr>
          <w:p w14:paraId="3959C944" w14:textId="75440179" w:rsidR="004A6B14" w:rsidRPr="00F8582F" w:rsidRDefault="004A6B14" w:rsidP="00A279A3">
            <w:pPr>
              <w:pStyle w:val="Corpodetexto"/>
              <w:ind w:left="720" w:hanging="720"/>
            </w:pPr>
            <w:r w:rsidRPr="00F8582F">
              <w:t xml:space="preserve">Enviar dados em formato </w:t>
            </w:r>
            <w:r w:rsidR="00652D45" w:rsidRPr="00F8582F">
              <w:t>CSV</w:t>
            </w:r>
          </w:p>
        </w:tc>
        <w:tc>
          <w:tcPr>
            <w:tcW w:w="5387" w:type="dxa"/>
          </w:tcPr>
          <w:p w14:paraId="448B171C" w14:textId="5886483E" w:rsidR="004A6B14" w:rsidRPr="00F8582F" w:rsidRDefault="004A6B14" w:rsidP="004A6B14">
            <w:pPr>
              <w:pStyle w:val="Corpodetexto"/>
              <w:jc w:val="both"/>
            </w:pPr>
            <w:r w:rsidRPr="00F8582F">
              <w:t xml:space="preserve">Deve ser capaz de enviar dados em formato </w:t>
            </w:r>
            <w:r w:rsidR="00652D45" w:rsidRPr="00F8582F">
              <w:t>CSV</w:t>
            </w:r>
          </w:p>
        </w:tc>
      </w:tr>
      <w:tr w:rsidR="004A6B14" w:rsidRPr="00F8582F" w14:paraId="5D55D23D" w14:textId="77777777" w:rsidTr="004A6B14">
        <w:trPr>
          <w:trHeight w:val="559"/>
        </w:trPr>
        <w:tc>
          <w:tcPr>
            <w:tcW w:w="1043" w:type="dxa"/>
          </w:tcPr>
          <w:p w14:paraId="22FA26F8" w14:textId="350DAC70" w:rsidR="004A6B14" w:rsidRPr="00F8582F" w:rsidRDefault="004A6B14" w:rsidP="004A6B14">
            <w:pPr>
              <w:pStyle w:val="Corpodetexto"/>
            </w:pPr>
            <w:r w:rsidRPr="00F8582F">
              <w:t>R.04</w:t>
            </w:r>
          </w:p>
        </w:tc>
        <w:tc>
          <w:tcPr>
            <w:tcW w:w="3743" w:type="dxa"/>
          </w:tcPr>
          <w:p w14:paraId="71B5C5CB" w14:textId="531ADE0A" w:rsidR="004A6B14" w:rsidRPr="00F8582F" w:rsidRDefault="004A6B14" w:rsidP="004A6B14">
            <w:pPr>
              <w:pStyle w:val="Corpodetexto"/>
            </w:pPr>
            <w:r w:rsidRPr="00F8582F">
              <w:t xml:space="preserve">Receber dados em formato </w:t>
            </w:r>
            <w:r w:rsidR="00652D45" w:rsidRPr="00F8582F">
              <w:t>CSV</w:t>
            </w:r>
          </w:p>
        </w:tc>
        <w:tc>
          <w:tcPr>
            <w:tcW w:w="5387" w:type="dxa"/>
          </w:tcPr>
          <w:p w14:paraId="6571E472" w14:textId="7C164EC0" w:rsidR="004A6B14" w:rsidRPr="00F8582F" w:rsidRDefault="004A6B14" w:rsidP="004A6B14">
            <w:pPr>
              <w:pStyle w:val="Corpodetexto"/>
              <w:jc w:val="both"/>
            </w:pPr>
            <w:r w:rsidRPr="00F8582F">
              <w:t xml:space="preserve">Deve ser capaz de receber dados em formato </w:t>
            </w:r>
            <w:r w:rsidR="00652D45" w:rsidRPr="00F8582F">
              <w:t>CSV</w:t>
            </w:r>
          </w:p>
        </w:tc>
      </w:tr>
      <w:tr w:rsidR="004A6B14" w:rsidRPr="00F8582F" w14:paraId="23301F91" w14:textId="77777777" w:rsidTr="004A6B14">
        <w:tc>
          <w:tcPr>
            <w:tcW w:w="1043" w:type="dxa"/>
          </w:tcPr>
          <w:p w14:paraId="406F4C6C" w14:textId="5945F0CA" w:rsidR="004A6B14" w:rsidRPr="00F8582F" w:rsidRDefault="004A6B14" w:rsidP="004A6B14">
            <w:pPr>
              <w:pStyle w:val="Corpodetexto"/>
            </w:pPr>
            <w:r w:rsidRPr="00F8582F">
              <w:t>R.05</w:t>
            </w:r>
          </w:p>
        </w:tc>
        <w:tc>
          <w:tcPr>
            <w:tcW w:w="3743" w:type="dxa"/>
          </w:tcPr>
          <w:p w14:paraId="08D3920C" w14:textId="25BF4600" w:rsidR="004A6B14" w:rsidRPr="00F8582F" w:rsidRDefault="004A6B14" w:rsidP="004A6B14">
            <w:pPr>
              <w:pStyle w:val="Corpodetexto"/>
            </w:pPr>
            <w:r w:rsidRPr="00F8582F">
              <w:t xml:space="preserve">Conexão </w:t>
            </w:r>
            <w:proofErr w:type="spellStart"/>
            <w:r w:rsidRPr="00F8582F">
              <w:t>LoRa</w:t>
            </w:r>
            <w:proofErr w:type="spellEnd"/>
          </w:p>
        </w:tc>
        <w:tc>
          <w:tcPr>
            <w:tcW w:w="5387" w:type="dxa"/>
          </w:tcPr>
          <w:p w14:paraId="37967C6C" w14:textId="5A34E262" w:rsidR="004A6B14" w:rsidRPr="00F8582F" w:rsidRDefault="004A6B14" w:rsidP="004A6B14">
            <w:pPr>
              <w:pStyle w:val="Corpodetexto"/>
              <w:jc w:val="both"/>
            </w:pPr>
            <w:r w:rsidRPr="00F8582F">
              <w:t xml:space="preserve">Deve conseguir conectar-se com outros dispositivos </w:t>
            </w:r>
            <w:proofErr w:type="spellStart"/>
            <w:r w:rsidRPr="00F8582F">
              <w:t>LoRa</w:t>
            </w:r>
            <w:proofErr w:type="spellEnd"/>
          </w:p>
        </w:tc>
      </w:tr>
    </w:tbl>
    <w:p w14:paraId="3C5EC85D" w14:textId="77777777" w:rsidR="004A6B14" w:rsidRDefault="004A6B14" w:rsidP="004A6B14">
      <w:pPr>
        <w:pStyle w:val="Corpodetexto"/>
      </w:pPr>
    </w:p>
    <w:p w14:paraId="6EB0F5D9" w14:textId="4C1EAA61" w:rsidR="00CA7101" w:rsidRDefault="00CA7101" w:rsidP="004A6B14">
      <w:pPr>
        <w:pStyle w:val="Corpodetexto"/>
        <w:rPr>
          <w:sz w:val="20"/>
        </w:rPr>
      </w:pPr>
      <w:r w:rsidRPr="00490BB5">
        <w:rPr>
          <w:sz w:val="22"/>
          <w:szCs w:val="22"/>
        </w:rPr>
        <w:t xml:space="preserve">Tabela </w:t>
      </w:r>
      <w:r>
        <w:rPr>
          <w:sz w:val="22"/>
          <w:szCs w:val="22"/>
        </w:rPr>
        <w:t>3</w:t>
      </w:r>
      <w:r w:rsidRPr="00490BB5">
        <w:rPr>
          <w:sz w:val="22"/>
          <w:szCs w:val="22"/>
        </w:rPr>
        <w:t xml:space="preserve"> </w:t>
      </w:r>
      <w:r>
        <w:rPr>
          <w:sz w:val="22"/>
          <w:szCs w:val="22"/>
        </w:rPr>
        <w:t>–</w:t>
      </w:r>
      <w:r w:rsidRPr="00490BB5">
        <w:rPr>
          <w:sz w:val="22"/>
          <w:szCs w:val="22"/>
        </w:rPr>
        <w:t xml:space="preserve"> </w:t>
      </w:r>
      <w:r>
        <w:rPr>
          <w:sz w:val="22"/>
          <w:szCs w:val="22"/>
        </w:rPr>
        <w:t>Requisitos funcionais</w:t>
      </w:r>
    </w:p>
    <w:p w14:paraId="42448232" w14:textId="77777777" w:rsidR="00CA7101" w:rsidRPr="00CA7101" w:rsidRDefault="00CA7101" w:rsidP="004A6B14">
      <w:pPr>
        <w:pStyle w:val="Corpodetexto"/>
        <w:rPr>
          <w:sz w:val="20"/>
        </w:rPr>
      </w:pPr>
    </w:p>
    <w:p w14:paraId="20C5A998" w14:textId="067C9B7F" w:rsidR="004A6B14" w:rsidRPr="00F8582F" w:rsidRDefault="004A6B14" w:rsidP="006F58CD">
      <w:pPr>
        <w:pStyle w:val="Ttulo3"/>
        <w:jc w:val="center"/>
      </w:pPr>
      <w:bookmarkStart w:id="21" w:name="_Toc176774526"/>
      <w:r w:rsidRPr="00F8582F">
        <w:t>Requisitos Não Funcionais</w:t>
      </w:r>
      <w:bookmarkEnd w:id="21"/>
    </w:p>
    <w:p w14:paraId="0AD31BEA" w14:textId="0B3F933B" w:rsidR="00E736C5" w:rsidRPr="00F8582F" w:rsidRDefault="00E736C5" w:rsidP="006F58CD">
      <w:pPr>
        <w:pStyle w:val="Corpodetexto"/>
      </w:pPr>
    </w:p>
    <w:p w14:paraId="08DFFF35" w14:textId="383EBF38" w:rsidR="004A6B14" w:rsidRPr="00F8582F" w:rsidRDefault="004A6B14" w:rsidP="004A6B14">
      <w:pPr>
        <w:pStyle w:val="Corpodetexto"/>
        <w:ind w:firstLine="720"/>
      </w:pPr>
      <w:r w:rsidRPr="00F8582F">
        <w:rPr>
          <w:u w:val="single"/>
        </w:rPr>
        <w:t>Latência</w:t>
      </w:r>
      <w:r w:rsidRPr="00F8582F">
        <w:t>: Minimizar o tempo de resposta do sistema na deteção de quedas e na transmissão de alertas.</w:t>
      </w:r>
    </w:p>
    <w:p w14:paraId="6332705E" w14:textId="77777777" w:rsidR="004A6B14" w:rsidRPr="00F8582F" w:rsidRDefault="004A6B14" w:rsidP="004A6B14">
      <w:pPr>
        <w:pStyle w:val="Corpodetexto"/>
        <w:ind w:firstLine="720"/>
      </w:pPr>
    </w:p>
    <w:p w14:paraId="21436757" w14:textId="5A3AA933" w:rsidR="000342F4" w:rsidRPr="00F8582F" w:rsidRDefault="000342F4" w:rsidP="004A6B14">
      <w:pPr>
        <w:pStyle w:val="Corpodetexto"/>
        <w:ind w:firstLine="720"/>
      </w:pPr>
      <w:r w:rsidRPr="00F8582F">
        <w:rPr>
          <w:u w:val="single"/>
        </w:rPr>
        <w:t>Confiabilidade</w:t>
      </w:r>
      <w:r w:rsidRPr="00F8582F">
        <w:t>: O sistema deve ser altamente confiável para garantir que as solicitações de verificação de perda sejam tratadas com sucesso.</w:t>
      </w:r>
    </w:p>
    <w:p w14:paraId="6D72DFBE" w14:textId="77777777" w:rsidR="000342F4" w:rsidRPr="00F8582F" w:rsidRDefault="000342F4" w:rsidP="004A6B14">
      <w:pPr>
        <w:pStyle w:val="Corpodetexto"/>
        <w:ind w:firstLine="720"/>
      </w:pPr>
    </w:p>
    <w:p w14:paraId="05762713" w14:textId="144E4170" w:rsidR="004A6B14" w:rsidRPr="00F8582F" w:rsidRDefault="004A6B14" w:rsidP="004A6B14">
      <w:pPr>
        <w:pStyle w:val="Corpodetexto"/>
        <w:ind w:firstLine="720"/>
      </w:pPr>
      <w:r w:rsidRPr="00F8582F">
        <w:rPr>
          <w:u w:val="single"/>
        </w:rPr>
        <w:t>Taxa de Transferência</w:t>
      </w:r>
      <w:r w:rsidRPr="00F8582F">
        <w:t>: Assegurar uma taxa de transferência adequada para a transmissão eficiente dos dados de queda.</w:t>
      </w:r>
    </w:p>
    <w:p w14:paraId="4CFE3E4C" w14:textId="77777777" w:rsidR="000342F4" w:rsidRPr="00F8582F" w:rsidRDefault="000342F4" w:rsidP="004A6B14">
      <w:pPr>
        <w:pStyle w:val="Corpodetexto"/>
        <w:ind w:firstLine="720"/>
      </w:pPr>
    </w:p>
    <w:p w14:paraId="75EE9DFB" w14:textId="7AF9D5B7" w:rsidR="000342F4" w:rsidRPr="00F8582F" w:rsidRDefault="000342F4" w:rsidP="004A6B14">
      <w:pPr>
        <w:pStyle w:val="Corpodetexto"/>
        <w:ind w:firstLine="720"/>
      </w:pPr>
      <w:r w:rsidRPr="00F8582F">
        <w:rPr>
          <w:u w:val="single"/>
        </w:rPr>
        <w:t>Escalabilidade</w:t>
      </w:r>
      <w:r w:rsidRPr="00F8582F">
        <w:t xml:space="preserve">: O sistema deve ser escalável para acomodar um grande número de dispositivos </w:t>
      </w:r>
      <w:proofErr w:type="spellStart"/>
      <w:r w:rsidRPr="00F8582F">
        <w:t>LoRa</w:t>
      </w:r>
      <w:proofErr w:type="spellEnd"/>
      <w:r w:rsidRPr="00F8582F">
        <w:t>, à medida que mais pessoas são registadas.</w:t>
      </w:r>
    </w:p>
    <w:p w14:paraId="5D88B448" w14:textId="77777777" w:rsidR="000342F4" w:rsidRPr="00F8582F" w:rsidRDefault="000342F4">
      <w:pPr>
        <w:rPr>
          <w:sz w:val="24"/>
          <w:szCs w:val="24"/>
        </w:rPr>
      </w:pPr>
      <w:r w:rsidRPr="00F8582F">
        <w:br w:type="page"/>
      </w:r>
    </w:p>
    <w:p w14:paraId="0FCD0891" w14:textId="3FE7C7D4" w:rsidR="00E326EC" w:rsidRPr="00F8582F" w:rsidRDefault="000342F4" w:rsidP="00E326EC">
      <w:pPr>
        <w:pStyle w:val="Ttulo2"/>
      </w:pPr>
      <w:bookmarkStart w:id="22" w:name="_Toc176774527"/>
      <w:r w:rsidRPr="00F8582F">
        <w:lastRenderedPageBreak/>
        <w:t>Diagramas</w:t>
      </w:r>
      <w:bookmarkEnd w:id="22"/>
    </w:p>
    <w:p w14:paraId="5A878438" w14:textId="1BE83AA7" w:rsidR="00E326EC" w:rsidRPr="00F8582F" w:rsidRDefault="00E326EC"/>
    <w:p w14:paraId="53895584" w14:textId="3F5695FB" w:rsidR="00F53F0D" w:rsidRPr="00F8582F" w:rsidRDefault="001B0D87" w:rsidP="00243EF8">
      <w:pPr>
        <w:ind w:firstLine="720"/>
        <w:jc w:val="both"/>
      </w:pPr>
      <w:r w:rsidRPr="00F8582F">
        <w:t>A Figura 1 apresentada ilustra o sistema implementado e os componentes envolvidos no desenvolvimento do projeto. Adicionalmente, demonstra as duas situações em que o alerta deve ser acionado.</w:t>
      </w:r>
    </w:p>
    <w:p w14:paraId="37436C18" w14:textId="5A28E2AB" w:rsidR="00F53F0D" w:rsidRPr="00F8582F" w:rsidRDefault="00E326EC">
      <w:r w:rsidRPr="00F8582F">
        <w:rPr>
          <w:noProof/>
        </w:rPr>
        <w:drawing>
          <wp:anchor distT="0" distB="0" distL="114300" distR="114300" simplePos="0" relativeHeight="487610880" behindDoc="1" locked="0" layoutInCell="1" allowOverlap="1" wp14:anchorId="115B72D2" wp14:editId="2679C6EA">
            <wp:simplePos x="0" y="0"/>
            <wp:positionH relativeFrom="column">
              <wp:posOffset>101600</wp:posOffset>
            </wp:positionH>
            <wp:positionV relativeFrom="paragraph">
              <wp:posOffset>276225</wp:posOffset>
            </wp:positionV>
            <wp:extent cx="5570220" cy="2733675"/>
            <wp:effectExtent l="0" t="0" r="0" b="9525"/>
            <wp:wrapTopAndBottom/>
            <wp:docPr id="777049565"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0220"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6557E" w14:textId="6D8CB201" w:rsidR="00F53F0D" w:rsidRPr="00F8582F" w:rsidRDefault="00E326EC">
      <w:r w:rsidRPr="00F8582F">
        <w:rPr>
          <w:noProof/>
        </w:rPr>
        <mc:AlternateContent>
          <mc:Choice Requires="wps">
            <w:drawing>
              <wp:anchor distT="0" distB="0" distL="114300" distR="114300" simplePos="0" relativeHeight="487612928" behindDoc="1" locked="0" layoutInCell="1" allowOverlap="1" wp14:anchorId="722DE6EA" wp14:editId="308223B4">
                <wp:simplePos x="0" y="0"/>
                <wp:positionH relativeFrom="column">
                  <wp:posOffset>101600</wp:posOffset>
                </wp:positionH>
                <wp:positionV relativeFrom="paragraph">
                  <wp:posOffset>2906395</wp:posOffset>
                </wp:positionV>
                <wp:extent cx="5570220" cy="635"/>
                <wp:effectExtent l="0" t="0" r="11430" b="8255"/>
                <wp:wrapTight wrapText="bothSides">
                  <wp:wrapPolygon edited="0">
                    <wp:start x="0" y="0"/>
                    <wp:lineTo x="0" y="20698"/>
                    <wp:lineTo x="21570" y="20698"/>
                    <wp:lineTo x="21570" y="0"/>
                    <wp:lineTo x="0" y="0"/>
                  </wp:wrapPolygon>
                </wp:wrapTight>
                <wp:docPr id="891421862" name="Caixa de texto 1"/>
                <wp:cNvGraphicFramePr/>
                <a:graphic xmlns:a="http://schemas.openxmlformats.org/drawingml/2006/main">
                  <a:graphicData uri="http://schemas.microsoft.com/office/word/2010/wordprocessingShape">
                    <wps:wsp>
                      <wps:cNvSpPr txBox="1"/>
                      <wps:spPr>
                        <a:xfrm>
                          <a:off x="0" y="0"/>
                          <a:ext cx="5570220" cy="635"/>
                        </a:xfrm>
                        <a:prstGeom prst="rect">
                          <a:avLst/>
                        </a:prstGeom>
                        <a:noFill/>
                        <a:ln>
                          <a:noFill/>
                        </a:ln>
                      </wps:spPr>
                      <wps:txbx>
                        <w:txbxContent>
                          <w:p w14:paraId="014E517F" w14:textId="51DD5BE0" w:rsidR="00F53F0D" w:rsidRPr="00F8582F" w:rsidRDefault="00F53F0D" w:rsidP="00F53F0D">
                            <w:pPr>
                              <w:pStyle w:val="Legenda"/>
                              <w:rPr>
                                <w:b/>
                                <w:bCs/>
                                <w:color w:val="FFFFFF" w:themeColor="background1"/>
                                <w:sz w:val="34"/>
                                <w:szCs w:val="34"/>
                                <w14:textFill>
                                  <w14:noFill/>
                                </w14:textFill>
                              </w:rPr>
                            </w:pPr>
                            <w:bookmarkStart w:id="23" w:name="_Toc176772909"/>
                            <w:r w:rsidRPr="00F8582F">
                              <w:t xml:space="preserve">Figura </w:t>
                            </w:r>
                            <w:r w:rsidRPr="00F8582F">
                              <w:fldChar w:fldCharType="begin"/>
                            </w:r>
                            <w:r w:rsidRPr="00F8582F">
                              <w:instrText xml:space="preserve"> SEQ Figura \* ARABIC </w:instrText>
                            </w:r>
                            <w:r w:rsidRPr="00F8582F">
                              <w:fldChar w:fldCharType="separate"/>
                            </w:r>
                            <w:r w:rsidR="008D42A3" w:rsidRPr="00F8582F">
                              <w:t>1</w:t>
                            </w:r>
                            <w:r w:rsidRPr="00F8582F">
                              <w:fldChar w:fldCharType="end"/>
                            </w:r>
                            <w:r w:rsidR="00CC4035" w:rsidRPr="00F8582F">
                              <w:t xml:space="preserve"> - Esquema do sistema implementado e seus componentes</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2DE6EA" id="_x0000_t202" coordsize="21600,21600" o:spt="202" path="m,l,21600r21600,l21600,xe">
                <v:stroke joinstyle="miter"/>
                <v:path gradientshapeok="t" o:connecttype="rect"/>
              </v:shapetype>
              <v:shape id="Caixa de texto 1" o:spid="_x0000_s1026" type="#_x0000_t202" style="position:absolute;margin-left:8pt;margin-top:228.85pt;width:438.6pt;height:.05pt;z-index:-1570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" filled="f" stroked="f">
                <v:textbox style="mso-fit-shape-to-text:t" inset="0,0,0,0">
                  <w:txbxContent>
                    <w:p w14:paraId="014E517F" w14:textId="51DD5BE0" w:rsidR="00F53F0D" w:rsidRPr="00F8582F" w:rsidRDefault="00F53F0D" w:rsidP="00F53F0D">
                      <w:pPr>
                        <w:pStyle w:val="Legenda"/>
                        <w:rPr>
                          <w:b/>
                          <w:bCs/>
                          <w:color w:val="FFFFFF" w:themeColor="background1"/>
                          <w:sz w:val="34"/>
                          <w:szCs w:val="34"/>
                          <w14:textFill>
                            <w14:noFill/>
                          </w14:textFill>
                        </w:rPr>
                      </w:pPr>
                      <w:bookmarkStart w:id="24" w:name="_Toc176772909"/>
                      <w:r w:rsidRPr="00F8582F">
                        <w:t xml:space="preserve">Figura </w:t>
                      </w:r>
                      <w:r w:rsidRPr="00F8582F">
                        <w:fldChar w:fldCharType="begin"/>
                      </w:r>
                      <w:r w:rsidRPr="00F8582F">
                        <w:instrText xml:space="preserve"> SEQ Figura \* ARABIC </w:instrText>
                      </w:r>
                      <w:r w:rsidRPr="00F8582F">
                        <w:fldChar w:fldCharType="separate"/>
                      </w:r>
                      <w:r w:rsidR="008D42A3" w:rsidRPr="00F8582F">
                        <w:t>1</w:t>
                      </w:r>
                      <w:r w:rsidRPr="00F8582F">
                        <w:fldChar w:fldCharType="end"/>
                      </w:r>
                      <w:r w:rsidR="00CC4035" w:rsidRPr="00F8582F">
                        <w:t xml:space="preserve"> - Esquema do sistema implementado e seus componentes</w:t>
                      </w:r>
                      <w:bookmarkEnd w:id="24"/>
                    </w:p>
                  </w:txbxContent>
                </v:textbox>
                <w10:wrap type="tight"/>
              </v:shape>
            </w:pict>
          </mc:Fallback>
        </mc:AlternateContent>
      </w:r>
    </w:p>
    <w:p w14:paraId="18A7AC99" w14:textId="20858292" w:rsidR="00F53F0D" w:rsidRPr="00F8582F" w:rsidRDefault="00F53F0D"/>
    <w:p w14:paraId="4CD6AF1C" w14:textId="39FF34A9" w:rsidR="00CC4035" w:rsidRPr="00F8582F" w:rsidRDefault="001B0D87" w:rsidP="00243EF8">
      <w:pPr>
        <w:ind w:firstLine="720"/>
        <w:jc w:val="both"/>
      </w:pPr>
      <w:r w:rsidRPr="00F8582F">
        <w:t>A Figura 2 ilustra o fluxograma representativo do sistema mostrando que o sistema pode ser acionado através do botão, ou caso as variáveis analisadas contenham o valor de 1g, com um angulo inferior a 60º.</w:t>
      </w:r>
    </w:p>
    <w:p w14:paraId="4804E214" w14:textId="1403D72C" w:rsidR="002836F4" w:rsidRPr="00F8582F" w:rsidRDefault="002836F4" w:rsidP="002836F4">
      <w:pPr>
        <w:keepNext/>
      </w:pPr>
    </w:p>
    <w:p w14:paraId="50107F05" w14:textId="77777777" w:rsidR="00C36315" w:rsidRPr="00F8582F" w:rsidRDefault="00C36315" w:rsidP="00C36315">
      <w:pPr>
        <w:keepNext/>
      </w:pPr>
      <w:r w:rsidRPr="00F8582F">
        <w:rPr>
          <w:noProof/>
        </w:rPr>
        <w:drawing>
          <wp:inline distT="0" distB="0" distL="0" distR="0" wp14:anchorId="68386F85" wp14:editId="5DADB9DF">
            <wp:extent cx="4465320" cy="3590237"/>
            <wp:effectExtent l="0" t="0" r="0" b="0"/>
            <wp:docPr id="1595321486"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5678" cy="3598565"/>
                    </a:xfrm>
                    <a:prstGeom prst="rect">
                      <a:avLst/>
                    </a:prstGeom>
                    <a:noFill/>
                    <a:ln>
                      <a:noFill/>
                    </a:ln>
                  </pic:spPr>
                </pic:pic>
              </a:graphicData>
            </a:graphic>
          </wp:inline>
        </w:drawing>
      </w:r>
    </w:p>
    <w:p w14:paraId="6B9EB894" w14:textId="07ADF997" w:rsidR="00F53F0D" w:rsidRPr="00F8582F" w:rsidRDefault="00C36315" w:rsidP="00C36315">
      <w:pPr>
        <w:pStyle w:val="Legenda"/>
      </w:pPr>
      <w:bookmarkStart w:id="25" w:name="_Toc176772910"/>
      <w:r w:rsidRPr="00F8582F">
        <w:t xml:space="preserve">Figura </w:t>
      </w:r>
      <w:r w:rsidRPr="00F8582F">
        <w:fldChar w:fldCharType="begin"/>
      </w:r>
      <w:r w:rsidRPr="00F8582F">
        <w:instrText xml:space="preserve"> SEQ Figura \* ARABIC </w:instrText>
      </w:r>
      <w:r w:rsidRPr="00F8582F">
        <w:fldChar w:fldCharType="separate"/>
      </w:r>
      <w:r w:rsidR="008D42A3" w:rsidRPr="00F8582F">
        <w:t>2</w:t>
      </w:r>
      <w:r w:rsidRPr="00F8582F">
        <w:fldChar w:fldCharType="end"/>
      </w:r>
      <w:r w:rsidRPr="00F8582F">
        <w:t xml:space="preserve"> - Fluxograma do algoritmo do sistema Implementado</w:t>
      </w:r>
      <w:bookmarkEnd w:id="25"/>
    </w:p>
    <w:p w14:paraId="21665793" w14:textId="7EE8CFB1" w:rsidR="00F53F0D" w:rsidRPr="00F8582F" w:rsidRDefault="00F53F0D"/>
    <w:p w14:paraId="521F6654" w14:textId="61BC7EAE" w:rsidR="001B0D87" w:rsidRPr="00F8582F" w:rsidRDefault="001B0D87">
      <w:r w:rsidRPr="00F8582F">
        <w:br w:type="page"/>
      </w:r>
    </w:p>
    <w:p w14:paraId="13D0E601" w14:textId="3FE31942" w:rsidR="001B0D87" w:rsidRPr="00F8582F" w:rsidRDefault="00243EF8" w:rsidP="00243EF8">
      <w:pPr>
        <w:ind w:firstLine="720"/>
        <w:jc w:val="both"/>
      </w:pPr>
      <w:r w:rsidRPr="00F8582F">
        <w:lastRenderedPageBreak/>
        <w:t>Embora o projeto se refira exclusivamente ao protótipo, as Figuras 3 e 4 ilustram diagramas que abrangem situações relacionadas a parte da câmara da lagoa. Estes diagramas foram incluídos no relatório para facilitar a compreensão de um exemplo de implementação do protótipo no contexto do cliente.</w:t>
      </w:r>
    </w:p>
    <w:p w14:paraId="6CD57794" w14:textId="77777777" w:rsidR="00243EF8" w:rsidRPr="00F8582F" w:rsidRDefault="00243EF8" w:rsidP="00243EF8">
      <w:pPr>
        <w:ind w:firstLine="720"/>
        <w:jc w:val="both"/>
      </w:pPr>
    </w:p>
    <w:p w14:paraId="037ED678" w14:textId="6389A11A" w:rsidR="00243EF8" w:rsidRPr="00F8582F" w:rsidRDefault="00243EF8" w:rsidP="00243EF8">
      <w:pPr>
        <w:ind w:firstLine="720"/>
        <w:jc w:val="both"/>
      </w:pPr>
      <w:r w:rsidRPr="00F8582F">
        <w:t>Caso de uso da gestão do dispositivo onde a pessoa que ficara responsável pela gestão destes equipamentos poderá criar ou eliminar o dispositivo, poderá alterar informações do dispositivo caso seja necessário por exemplo a troca de utilizador, ou visualizar os alertas enviados pelos dispositivos.</w:t>
      </w:r>
    </w:p>
    <w:p w14:paraId="0BB4E956" w14:textId="77777777" w:rsidR="00C57B40" w:rsidRPr="00F8582F" w:rsidRDefault="00C57B40" w:rsidP="00C57B40"/>
    <w:p w14:paraId="01C9868E" w14:textId="2B3B9F8C" w:rsidR="00C57B40" w:rsidRPr="00F8582F" w:rsidRDefault="00815842" w:rsidP="00815842">
      <w:pPr>
        <w:keepNext/>
      </w:pPr>
      <w:r w:rsidRPr="00F8582F">
        <w:rPr>
          <w:noProof/>
        </w:rPr>
        <w:drawing>
          <wp:inline distT="0" distB="0" distL="0" distR="0" wp14:anchorId="002E13AF" wp14:editId="1A9A359C">
            <wp:extent cx="4465830" cy="3566160"/>
            <wp:effectExtent l="0" t="0" r="0" b="0"/>
            <wp:docPr id="12432837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5430" cy="3573826"/>
                    </a:xfrm>
                    <a:prstGeom prst="rect">
                      <a:avLst/>
                    </a:prstGeom>
                    <a:noFill/>
                    <a:ln>
                      <a:noFill/>
                    </a:ln>
                  </pic:spPr>
                </pic:pic>
              </a:graphicData>
            </a:graphic>
          </wp:inline>
        </w:drawing>
      </w:r>
    </w:p>
    <w:p w14:paraId="7D09F96F" w14:textId="57CF7935" w:rsidR="00F53F0D" w:rsidRPr="00F8582F" w:rsidRDefault="00815842" w:rsidP="00815842">
      <w:pPr>
        <w:pStyle w:val="Legenda"/>
      </w:pPr>
      <w:bookmarkStart w:id="26" w:name="_Toc176772911"/>
      <w:r w:rsidRPr="00F8582F">
        <w:t xml:space="preserve">Figura </w:t>
      </w:r>
      <w:r w:rsidRPr="00F8582F">
        <w:fldChar w:fldCharType="begin"/>
      </w:r>
      <w:r w:rsidRPr="00F8582F">
        <w:instrText xml:space="preserve"> SEQ Figura \* ARABIC </w:instrText>
      </w:r>
      <w:r w:rsidRPr="00F8582F">
        <w:fldChar w:fldCharType="separate"/>
      </w:r>
      <w:r w:rsidR="008D42A3" w:rsidRPr="00F8582F">
        <w:t>3</w:t>
      </w:r>
      <w:r w:rsidRPr="00F8582F">
        <w:fldChar w:fldCharType="end"/>
      </w:r>
      <w:r w:rsidRPr="00F8582F">
        <w:t xml:space="preserve"> - Diagrama caso de uso Gestão de Dispositivo</w:t>
      </w:r>
      <w:bookmarkEnd w:id="26"/>
    </w:p>
    <w:p w14:paraId="30792E93" w14:textId="77777777" w:rsidR="00815842" w:rsidRPr="00F8582F" w:rsidRDefault="00815842" w:rsidP="00C36315">
      <w:pPr>
        <w:keepNext/>
      </w:pPr>
    </w:p>
    <w:p w14:paraId="44A19953" w14:textId="7270B32E" w:rsidR="00815842" w:rsidRPr="00F8582F" w:rsidRDefault="00C57B40" w:rsidP="00C36315">
      <w:pPr>
        <w:keepNext/>
      </w:pPr>
      <w:r w:rsidRPr="00F8582F">
        <w:t>A figura 4 demostra um exemplo de como seria a sequencia entre o protótipo e uma aplicação.</w:t>
      </w:r>
    </w:p>
    <w:p w14:paraId="00416935" w14:textId="77777777" w:rsidR="00C57B40" w:rsidRPr="00F8582F" w:rsidRDefault="00C57B40" w:rsidP="00C36315">
      <w:pPr>
        <w:keepNext/>
      </w:pPr>
    </w:p>
    <w:p w14:paraId="4C317650" w14:textId="485A209A" w:rsidR="00C36315" w:rsidRPr="00F8582F" w:rsidRDefault="00C36315" w:rsidP="00C36315">
      <w:pPr>
        <w:keepNext/>
      </w:pPr>
      <w:r w:rsidRPr="00F8582F">
        <w:rPr>
          <w:noProof/>
        </w:rPr>
        <w:drawing>
          <wp:inline distT="0" distB="0" distL="0" distR="0" wp14:anchorId="5A2C31AB" wp14:editId="4A97E26C">
            <wp:extent cx="6134100" cy="3055620"/>
            <wp:effectExtent l="0" t="0" r="0" b="0"/>
            <wp:docPr id="56504367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0" cy="3055620"/>
                    </a:xfrm>
                    <a:prstGeom prst="rect">
                      <a:avLst/>
                    </a:prstGeom>
                    <a:noFill/>
                    <a:ln>
                      <a:noFill/>
                    </a:ln>
                  </pic:spPr>
                </pic:pic>
              </a:graphicData>
            </a:graphic>
          </wp:inline>
        </w:drawing>
      </w:r>
    </w:p>
    <w:p w14:paraId="40A91260" w14:textId="6775FA8A" w:rsidR="00F53F0D" w:rsidRPr="00F8582F" w:rsidRDefault="00C36315" w:rsidP="00C36315">
      <w:pPr>
        <w:pStyle w:val="Legenda"/>
      </w:pPr>
      <w:bookmarkStart w:id="27" w:name="_Toc176772912"/>
      <w:r w:rsidRPr="00F8582F">
        <w:t xml:space="preserve">Figura </w:t>
      </w:r>
      <w:r w:rsidRPr="00F8582F">
        <w:fldChar w:fldCharType="begin"/>
      </w:r>
      <w:r w:rsidRPr="00F8582F">
        <w:instrText xml:space="preserve"> SEQ Figura \* ARABIC </w:instrText>
      </w:r>
      <w:r w:rsidRPr="00F8582F">
        <w:fldChar w:fldCharType="separate"/>
      </w:r>
      <w:r w:rsidR="008D42A3" w:rsidRPr="00F8582F">
        <w:t>4</w:t>
      </w:r>
      <w:r w:rsidRPr="00F8582F">
        <w:fldChar w:fldCharType="end"/>
      </w:r>
      <w:r w:rsidRPr="00F8582F">
        <w:t xml:space="preserve"> - Diagrama de </w:t>
      </w:r>
      <w:r w:rsidR="009734F8" w:rsidRPr="00F8582F">
        <w:t>Sequência</w:t>
      </w:r>
      <w:r w:rsidRPr="00F8582F">
        <w:t xml:space="preserve"> da aplicação</w:t>
      </w:r>
      <w:bookmarkEnd w:id="27"/>
    </w:p>
    <w:p w14:paraId="035493C9" w14:textId="45C47668" w:rsidR="00F53F0D" w:rsidRPr="00F8582F" w:rsidRDefault="00F53F0D"/>
    <w:p w14:paraId="11A89937" w14:textId="0F0C6FB4" w:rsidR="00F53F0D" w:rsidRPr="00F8582F" w:rsidRDefault="00F53F0D"/>
    <w:p w14:paraId="0E8F5D3E" w14:textId="55A00896" w:rsidR="00F53F0D" w:rsidRPr="00F8582F" w:rsidRDefault="00F53F0D"/>
    <w:p w14:paraId="7F0F3970" w14:textId="526029D7" w:rsidR="0010762A" w:rsidRPr="00F8582F" w:rsidRDefault="0010762A">
      <w:r w:rsidRPr="00F8582F">
        <w:br w:type="page"/>
      </w:r>
    </w:p>
    <w:p w14:paraId="4E31F97E" w14:textId="03E668D4" w:rsidR="00F53F0D" w:rsidRPr="00F8582F" w:rsidRDefault="0010762A" w:rsidP="003E1D4D">
      <w:pPr>
        <w:pStyle w:val="Ttulo1"/>
        <w:ind w:left="0"/>
      </w:pPr>
      <w:bookmarkStart w:id="28" w:name="_Toc176774528"/>
      <w:r w:rsidRPr="00F8582F">
        <w:lastRenderedPageBreak/>
        <w:t>Desenvolvimento</w:t>
      </w:r>
      <w:bookmarkEnd w:id="28"/>
    </w:p>
    <w:p w14:paraId="3ED78892" w14:textId="77777777" w:rsidR="003E1D4D" w:rsidRPr="00F8582F" w:rsidRDefault="003E1D4D" w:rsidP="0010762A">
      <w:pPr>
        <w:pStyle w:val="Ttulo1"/>
      </w:pPr>
    </w:p>
    <w:p w14:paraId="72C50366" w14:textId="54F66256" w:rsidR="003E1D4D" w:rsidRPr="00F8582F" w:rsidRDefault="003E1D4D" w:rsidP="003E1D4D">
      <w:pPr>
        <w:pStyle w:val="Ttulo2"/>
        <w:ind w:left="0"/>
        <w:jc w:val="left"/>
      </w:pPr>
      <w:bookmarkStart w:id="29" w:name="_Toc176774529"/>
      <w:r w:rsidRPr="00F8582F">
        <w:t>Protocolos de Comunicação</w:t>
      </w:r>
      <w:bookmarkEnd w:id="29"/>
    </w:p>
    <w:p w14:paraId="1A0E16E1" w14:textId="77777777" w:rsidR="00125944" w:rsidRPr="00F8582F" w:rsidRDefault="00125944" w:rsidP="00125944">
      <w:pPr>
        <w:pStyle w:val="TableParagraph"/>
        <w:ind w:firstLine="0"/>
      </w:pPr>
    </w:p>
    <w:p w14:paraId="457E3328" w14:textId="4C9C0F91" w:rsidR="004C12D2" w:rsidRPr="00F8582F" w:rsidRDefault="005D4293" w:rsidP="00CE3FDC">
      <w:pPr>
        <w:pStyle w:val="TableParagraph"/>
        <w:jc w:val="both"/>
      </w:pPr>
      <w:r w:rsidRPr="00F8582F">
        <w:t xml:space="preserve">A comunicação via </w:t>
      </w:r>
      <w:proofErr w:type="spellStart"/>
      <w:r w:rsidRPr="00F8582F">
        <w:t>LoRa</w:t>
      </w:r>
      <w:proofErr w:type="spellEnd"/>
      <w:r w:rsidRPr="00F8582F">
        <w:t xml:space="preserve"> é descentralizada, mas apresenta características que requerem atenção. O tamanho dos pacotes que podem ser transferidos é limitado e, por utilizar uma banda de rádio, está sujeita a possíveis interferências, assim como outras tecnologias. Com base nisso, estabelecemos que os dois parâmetros mais importantes, que se subdividem em três variáveis, são o ID do aparelho e a localização geográfica, a qual é definida pela Latitude e Longitude.</w:t>
      </w:r>
    </w:p>
    <w:p w14:paraId="6C28DFE6" w14:textId="77777777" w:rsidR="005D4293" w:rsidRPr="00F8582F" w:rsidRDefault="005D4293" w:rsidP="00CE3FDC">
      <w:pPr>
        <w:pStyle w:val="TableParagraph"/>
        <w:jc w:val="both"/>
      </w:pPr>
    </w:p>
    <w:p w14:paraId="32B0626A" w14:textId="53A67A67" w:rsidR="001868E5" w:rsidRPr="00F8582F" w:rsidRDefault="004C12D2" w:rsidP="00CE3FDC">
      <w:pPr>
        <w:pStyle w:val="TableParagraph"/>
        <w:jc w:val="both"/>
      </w:pPr>
      <w:r w:rsidRPr="00F8582F">
        <w:rPr>
          <w:u w:val="single"/>
        </w:rPr>
        <w:t>Id do aparelho</w:t>
      </w:r>
      <w:r w:rsidR="005D4293" w:rsidRPr="00F8582F">
        <w:t>: Este parâmetro funciona como um identificador único para cada dispositivo. Considerando que o projeto envolve múltiplos dispositivos, este ID é fundamental para a identificação precisa do utilizador. Com base neste parâmetro, o servidor é capaz de cruzar as informações necessárias para acionar os alertas adequados.</w:t>
      </w:r>
    </w:p>
    <w:p w14:paraId="1AFD0ADE" w14:textId="77777777" w:rsidR="004C12D2" w:rsidRPr="00F8582F" w:rsidRDefault="004C12D2" w:rsidP="00CE3FDC">
      <w:pPr>
        <w:pStyle w:val="TableParagraph"/>
        <w:ind w:firstLine="0"/>
        <w:jc w:val="both"/>
      </w:pPr>
    </w:p>
    <w:p w14:paraId="3FF662EB" w14:textId="29906A1D" w:rsidR="004C12D2" w:rsidRPr="00F8582F" w:rsidRDefault="004C12D2" w:rsidP="00CE3FDC">
      <w:pPr>
        <w:pStyle w:val="TableParagraph"/>
        <w:jc w:val="both"/>
      </w:pPr>
      <w:r w:rsidRPr="00F8582F">
        <w:rPr>
          <w:u w:val="single"/>
        </w:rPr>
        <w:t>Localização (Latitude e Longitude)</w:t>
      </w:r>
      <w:r w:rsidRPr="00F8582F">
        <w:t>: Estes dois valores juntos determinam a posição geográfica exata do aparelho. A Latitude indica a posição norte-sul, enquanto a Longitude especifica a posição este-oeste. Combinadas, elas permitem localizar o dispositivo com precisão em qualquer ponto do globo.</w:t>
      </w:r>
    </w:p>
    <w:p w14:paraId="54EE2CB6" w14:textId="77777777" w:rsidR="004C12D2" w:rsidRPr="00F8582F" w:rsidRDefault="004C12D2" w:rsidP="003E1D4D">
      <w:pPr>
        <w:pStyle w:val="TableParagraph"/>
      </w:pPr>
    </w:p>
    <w:p w14:paraId="59529146" w14:textId="77777777" w:rsidR="004C12D2" w:rsidRPr="00F8582F" w:rsidRDefault="004C12D2" w:rsidP="003E1D4D">
      <w:pPr>
        <w:pStyle w:val="TableParagraph"/>
      </w:pPr>
    </w:p>
    <w:p w14:paraId="01660E0E" w14:textId="77777777" w:rsidR="00303D0F" w:rsidRPr="00F8582F" w:rsidRDefault="00303D0F">
      <w:pPr>
        <w:rPr>
          <w:rFonts w:ascii="Arial" w:eastAsia="Arial" w:hAnsi="Arial" w:cs="Arial"/>
          <w:sz w:val="49"/>
          <w:szCs w:val="49"/>
        </w:rPr>
      </w:pPr>
      <w:r w:rsidRPr="00F8582F">
        <w:br w:type="page"/>
      </w:r>
    </w:p>
    <w:p w14:paraId="104867A2" w14:textId="106B59F0" w:rsidR="00F1516D" w:rsidRPr="00F8582F" w:rsidRDefault="00F1516D" w:rsidP="00303D0F">
      <w:pPr>
        <w:pStyle w:val="Ttulo1"/>
        <w:ind w:left="0"/>
      </w:pPr>
      <w:bookmarkStart w:id="30" w:name="_Toc176774530"/>
      <w:r w:rsidRPr="00F8582F">
        <w:lastRenderedPageBreak/>
        <w:t>Software</w:t>
      </w:r>
      <w:bookmarkEnd w:id="30"/>
    </w:p>
    <w:p w14:paraId="39BD42C8" w14:textId="77777777" w:rsidR="00F1516D" w:rsidRPr="00F8582F" w:rsidRDefault="00F1516D" w:rsidP="00F1516D">
      <w:pPr>
        <w:pStyle w:val="Corpodetexto"/>
        <w:ind w:firstLine="717"/>
        <w:rPr>
          <w:sz w:val="20"/>
        </w:rPr>
      </w:pPr>
    </w:p>
    <w:p w14:paraId="4F32413E" w14:textId="5E067B83" w:rsidR="0010762A" w:rsidRPr="00F8582F" w:rsidRDefault="00F1516D" w:rsidP="00CE3FDC">
      <w:pPr>
        <w:pStyle w:val="Corpodetexto"/>
        <w:ind w:firstLine="717"/>
        <w:jc w:val="both"/>
        <w:rPr>
          <w:sz w:val="20"/>
        </w:rPr>
      </w:pPr>
      <w:r w:rsidRPr="00F8582F">
        <w:rPr>
          <w:sz w:val="20"/>
        </w:rPr>
        <w:t xml:space="preserve">O desenvolvimento do código para o protótipo foi efetuado utilizando o </w:t>
      </w:r>
      <w:proofErr w:type="spellStart"/>
      <w:r w:rsidRPr="00F8582F">
        <w:rPr>
          <w:sz w:val="20"/>
        </w:rPr>
        <w:t>Arduino</w:t>
      </w:r>
      <w:proofErr w:type="spellEnd"/>
      <w:r w:rsidRPr="00F8582F">
        <w:rPr>
          <w:sz w:val="20"/>
        </w:rPr>
        <w:t xml:space="preserve"> IDE. Estas plataformas proporcionam suporte para a programação de placas de desenvolvimento utilizando a linguagem C / C++.</w:t>
      </w:r>
    </w:p>
    <w:p w14:paraId="65BC23A7" w14:textId="77777777" w:rsidR="00F1516D" w:rsidRPr="00F8582F" w:rsidRDefault="00F1516D" w:rsidP="00CE3FDC">
      <w:pPr>
        <w:pStyle w:val="Corpodetexto"/>
        <w:jc w:val="both"/>
        <w:rPr>
          <w:sz w:val="20"/>
        </w:rPr>
      </w:pPr>
    </w:p>
    <w:p w14:paraId="04FE62C8" w14:textId="2E204F80" w:rsidR="00F1516D" w:rsidRPr="00F8582F" w:rsidRDefault="00F1516D" w:rsidP="00CE3FDC">
      <w:pPr>
        <w:pStyle w:val="Ttulo2"/>
        <w:ind w:left="0" w:firstLine="717"/>
        <w:jc w:val="both"/>
      </w:pPr>
      <w:bookmarkStart w:id="31" w:name="_Toc176774531"/>
      <w:r w:rsidRPr="00F8582F">
        <w:t>Ambientes de desenvolvimento</w:t>
      </w:r>
      <w:bookmarkEnd w:id="31"/>
    </w:p>
    <w:p w14:paraId="41E1DBBC" w14:textId="77777777" w:rsidR="00F1516D" w:rsidRPr="00F8582F" w:rsidRDefault="00F1516D" w:rsidP="00CE3FDC">
      <w:pPr>
        <w:pStyle w:val="Corpodetexto"/>
        <w:jc w:val="both"/>
        <w:rPr>
          <w:sz w:val="20"/>
        </w:rPr>
      </w:pPr>
    </w:p>
    <w:p w14:paraId="049C2B31" w14:textId="2F4B3A16" w:rsidR="0010762A" w:rsidRPr="00F8582F" w:rsidRDefault="00F1516D" w:rsidP="00CE3FDC">
      <w:pPr>
        <w:jc w:val="both"/>
      </w:pPr>
      <w:proofErr w:type="spellStart"/>
      <w:r w:rsidRPr="00F8582F">
        <w:t>Arduino</w:t>
      </w:r>
      <w:proofErr w:type="spellEnd"/>
      <w:r w:rsidRPr="00F8582F">
        <w:t xml:space="preserve"> AVR </w:t>
      </w:r>
      <w:proofErr w:type="spellStart"/>
      <w:r w:rsidRPr="00F8582F">
        <w:t>Boards</w:t>
      </w:r>
      <w:proofErr w:type="spellEnd"/>
      <w:r w:rsidR="00826FB1" w:rsidRPr="00F8582F">
        <w:t xml:space="preserve"> </w:t>
      </w:r>
      <w:r w:rsidR="00826FB1" w:rsidRPr="00F8582F">
        <w:fldChar w:fldCharType="begin"/>
      </w:r>
      <w:r w:rsidR="00826FB1" w:rsidRPr="00F8582F">
        <w:instrText xml:space="preserve"> REF _Ref175833147 \r \h </w:instrText>
      </w:r>
      <w:r w:rsidR="00CE3FDC" w:rsidRPr="00F8582F">
        <w:instrText xml:space="preserve"> \* MERGEFORMAT </w:instrText>
      </w:r>
      <w:r w:rsidR="00826FB1" w:rsidRPr="00F8582F">
        <w:fldChar w:fldCharType="separate"/>
      </w:r>
      <w:r w:rsidR="00826FB1" w:rsidRPr="00F8582F">
        <w:t>[7]</w:t>
      </w:r>
      <w:r w:rsidR="00826FB1" w:rsidRPr="00F8582F">
        <w:fldChar w:fldCharType="end"/>
      </w:r>
      <w:r w:rsidR="00826FB1" w:rsidRPr="00F8582F">
        <w:t xml:space="preserve"> :</w:t>
      </w:r>
      <w:r w:rsidR="00303D0F" w:rsidRPr="00F8582F">
        <w:t xml:space="preserve"> É um ambiente de desenvolvimento essencial para um conjunto de placas e configurações na plataforma </w:t>
      </w:r>
      <w:proofErr w:type="spellStart"/>
      <w:r w:rsidR="00303D0F" w:rsidRPr="00F8582F">
        <w:t>Arduino</w:t>
      </w:r>
      <w:proofErr w:type="spellEnd"/>
      <w:r w:rsidR="00303D0F" w:rsidRPr="00F8582F">
        <w:t xml:space="preserve">, que utiliza microcontroladores </w:t>
      </w:r>
      <w:proofErr w:type="spellStart"/>
      <w:r w:rsidR="00303D0F" w:rsidRPr="00F8582F">
        <w:t>Advanced</w:t>
      </w:r>
      <w:proofErr w:type="spellEnd"/>
      <w:r w:rsidR="00303D0F" w:rsidRPr="00F8582F">
        <w:t xml:space="preserve"> Virtual RISC (AVR).</w:t>
      </w:r>
    </w:p>
    <w:p w14:paraId="400CFFA9" w14:textId="77777777" w:rsidR="00F1516D" w:rsidRPr="00F8582F" w:rsidRDefault="00F1516D" w:rsidP="00CE3FDC">
      <w:pPr>
        <w:pStyle w:val="Corpodetexto"/>
        <w:jc w:val="both"/>
        <w:rPr>
          <w:sz w:val="20"/>
        </w:rPr>
      </w:pPr>
    </w:p>
    <w:p w14:paraId="68F82762" w14:textId="7400374E" w:rsidR="00303D0F" w:rsidRPr="00F8582F" w:rsidRDefault="00F1516D" w:rsidP="00CE3FDC">
      <w:pPr>
        <w:jc w:val="both"/>
      </w:pPr>
      <w:r w:rsidRPr="00F8582F">
        <w:t>ESP32</w:t>
      </w:r>
      <w:r w:rsidR="00826FB1" w:rsidRPr="00F8582F">
        <w:t xml:space="preserve"> </w:t>
      </w:r>
      <w:r w:rsidR="00826FB1" w:rsidRPr="00F8582F">
        <w:fldChar w:fldCharType="begin"/>
      </w:r>
      <w:r w:rsidR="00826FB1" w:rsidRPr="00F8582F">
        <w:instrText xml:space="preserve"> REF _Ref175833245 \r \h </w:instrText>
      </w:r>
      <w:r w:rsidR="00CE3FDC" w:rsidRPr="00F8582F">
        <w:instrText xml:space="preserve"> \* MERGEFORMAT </w:instrText>
      </w:r>
      <w:r w:rsidR="00826FB1" w:rsidRPr="00F8582F">
        <w:fldChar w:fldCharType="separate"/>
      </w:r>
      <w:r w:rsidR="00826FB1" w:rsidRPr="00F8582F">
        <w:t>[8]</w:t>
      </w:r>
      <w:r w:rsidR="00826FB1" w:rsidRPr="00F8582F">
        <w:fldChar w:fldCharType="end"/>
      </w:r>
      <w:r w:rsidR="00826FB1" w:rsidRPr="00F8582F">
        <w:t xml:space="preserve"> : </w:t>
      </w:r>
      <w:r w:rsidR="00303D0F" w:rsidRPr="00F8582F">
        <w:t xml:space="preserve">É um ambiente de desenvolvimento essencial para um conjunto de placas e configurações na plataforma </w:t>
      </w:r>
      <w:proofErr w:type="spellStart"/>
      <w:r w:rsidR="00303D0F" w:rsidRPr="00F8582F">
        <w:t>Arduino</w:t>
      </w:r>
      <w:proofErr w:type="spellEnd"/>
      <w:r w:rsidR="00303D0F" w:rsidRPr="00F8582F">
        <w:t>, que são baseadas em microcontroladores ESP32.</w:t>
      </w:r>
    </w:p>
    <w:p w14:paraId="13BE3A95" w14:textId="77777777" w:rsidR="00F1516D" w:rsidRPr="00F8582F" w:rsidRDefault="00F1516D" w:rsidP="00CE3FDC">
      <w:pPr>
        <w:pStyle w:val="Corpodetexto"/>
        <w:jc w:val="both"/>
        <w:rPr>
          <w:sz w:val="20"/>
        </w:rPr>
      </w:pPr>
    </w:p>
    <w:p w14:paraId="3BEDCA15" w14:textId="60B930F4" w:rsidR="00303D0F" w:rsidRPr="00F8582F" w:rsidRDefault="00303D0F" w:rsidP="00CE3FDC">
      <w:pPr>
        <w:pStyle w:val="Ttulo2"/>
        <w:ind w:left="0" w:firstLine="717"/>
        <w:jc w:val="both"/>
      </w:pPr>
      <w:bookmarkStart w:id="32" w:name="_Toc176774532"/>
      <w:r w:rsidRPr="00F8582F">
        <w:t>Bibliotecas</w:t>
      </w:r>
      <w:bookmarkEnd w:id="32"/>
    </w:p>
    <w:p w14:paraId="2324F8AE" w14:textId="77777777" w:rsidR="00303D0F" w:rsidRPr="00F8582F" w:rsidRDefault="00303D0F" w:rsidP="00CE3FDC">
      <w:pPr>
        <w:pStyle w:val="Ttulo2"/>
        <w:ind w:left="0" w:firstLine="717"/>
        <w:jc w:val="both"/>
      </w:pPr>
    </w:p>
    <w:p w14:paraId="6D27CDA2" w14:textId="6036BEF3" w:rsidR="00303D0F" w:rsidRPr="00F8582F" w:rsidRDefault="00303D0F" w:rsidP="00CE3FDC">
      <w:pPr>
        <w:pStyle w:val="TableParagraph"/>
        <w:jc w:val="both"/>
      </w:pPr>
      <w:r w:rsidRPr="00F8582F">
        <w:rPr>
          <w:u w:val="single"/>
        </w:rPr>
        <w:t>MPU9250</w:t>
      </w:r>
      <w:r w:rsidR="00E736C5" w:rsidRPr="00F8582F">
        <w:rPr>
          <w:u w:val="single"/>
        </w:rPr>
        <w:t xml:space="preserve"> </w:t>
      </w:r>
      <w:r w:rsidR="00E736C5" w:rsidRPr="00F8582F">
        <w:rPr>
          <w:u w:val="single"/>
        </w:rPr>
        <w:fldChar w:fldCharType="begin"/>
      </w:r>
      <w:r w:rsidR="00E736C5" w:rsidRPr="00F8582F">
        <w:rPr>
          <w:u w:val="single"/>
        </w:rPr>
        <w:instrText xml:space="preserve"> REF _Ref175832878 \r \h </w:instrText>
      </w:r>
      <w:r w:rsidR="00CE3FDC" w:rsidRPr="00F8582F">
        <w:rPr>
          <w:u w:val="single"/>
        </w:rPr>
        <w:instrText xml:space="preserve"> \* MERGEFORMAT </w:instrText>
      </w:r>
      <w:r w:rsidR="00E736C5" w:rsidRPr="00F8582F">
        <w:rPr>
          <w:u w:val="single"/>
        </w:rPr>
      </w:r>
      <w:r w:rsidR="00E736C5" w:rsidRPr="00F8582F">
        <w:rPr>
          <w:u w:val="single"/>
        </w:rPr>
        <w:fldChar w:fldCharType="separate"/>
      </w:r>
      <w:r w:rsidR="00E736C5" w:rsidRPr="00F8582F">
        <w:rPr>
          <w:u w:val="single"/>
        </w:rPr>
        <w:t>[7]</w:t>
      </w:r>
      <w:r w:rsidR="00E736C5" w:rsidRPr="00F8582F">
        <w:rPr>
          <w:u w:val="single"/>
        </w:rPr>
        <w:fldChar w:fldCharType="end"/>
      </w:r>
      <w:r w:rsidR="00E736C5" w:rsidRPr="00F8582F">
        <w:rPr>
          <w:u w:val="single"/>
        </w:rPr>
        <w:t xml:space="preserve"> </w:t>
      </w:r>
      <w:r w:rsidR="00E736C5" w:rsidRPr="00F8582F">
        <w:t xml:space="preserve">: </w:t>
      </w:r>
      <w:r w:rsidRPr="00F8582F">
        <w:t>É uma biblioteca padrão que simplifica a interação com o sensor MPU9250</w:t>
      </w:r>
      <w:r w:rsidR="00E736C5" w:rsidRPr="00F8582F">
        <w:fldChar w:fldCharType="begin"/>
      </w:r>
      <w:r w:rsidR="00E736C5" w:rsidRPr="00F8582F">
        <w:instrText xml:space="preserve"> REF _Ref175832878 \r \h </w:instrText>
      </w:r>
      <w:r w:rsidR="00CE3FDC" w:rsidRPr="00F8582F">
        <w:instrText xml:space="preserve"> \* MERGEFORMAT </w:instrText>
      </w:r>
      <w:r w:rsidR="00000000">
        <w:fldChar w:fldCharType="separate"/>
      </w:r>
      <w:r w:rsidR="00E736C5" w:rsidRPr="00F8582F">
        <w:fldChar w:fldCharType="end"/>
      </w:r>
      <w:r w:rsidRPr="00F8582F">
        <w:t>, um dispositivo que integra três sensores distintos: um giroscópio, um acelerómetro e um magnetómetro. O MPU9250 é amplamente utilizado em projetos que requerem a medição de movimento e orientação em três dimensões.</w:t>
      </w:r>
    </w:p>
    <w:p w14:paraId="044FE535" w14:textId="77777777" w:rsidR="00E736C5" w:rsidRPr="00F8582F" w:rsidRDefault="00E736C5" w:rsidP="00CE3FDC">
      <w:pPr>
        <w:pStyle w:val="TableParagraph"/>
        <w:jc w:val="both"/>
      </w:pPr>
    </w:p>
    <w:p w14:paraId="0583DB77" w14:textId="2F486937" w:rsidR="00303D0F" w:rsidRPr="00F8582F" w:rsidRDefault="00303D0F" w:rsidP="00CE3FDC">
      <w:pPr>
        <w:pStyle w:val="TableParagraph"/>
        <w:jc w:val="both"/>
      </w:pPr>
      <w:proofErr w:type="spellStart"/>
      <w:r w:rsidRPr="00F8582F">
        <w:rPr>
          <w:u w:val="single"/>
        </w:rPr>
        <w:t>SoftwareSerial</w:t>
      </w:r>
      <w:proofErr w:type="spellEnd"/>
      <w:r w:rsidR="00E736C5" w:rsidRPr="00F8582F">
        <w:rPr>
          <w:u w:val="single"/>
        </w:rPr>
        <w:t xml:space="preserve"> </w:t>
      </w:r>
      <w:r w:rsidR="00E736C5" w:rsidRPr="00F8582F">
        <w:rPr>
          <w:u w:val="single"/>
        </w:rPr>
        <w:fldChar w:fldCharType="begin"/>
      </w:r>
      <w:r w:rsidR="00E736C5" w:rsidRPr="00F8582F">
        <w:rPr>
          <w:u w:val="single"/>
        </w:rPr>
        <w:instrText xml:space="preserve"> REF _Ref175832976 \r \h </w:instrText>
      </w:r>
      <w:r w:rsidR="00CE3FDC" w:rsidRPr="00F8582F">
        <w:rPr>
          <w:u w:val="single"/>
        </w:rPr>
        <w:instrText xml:space="preserve"> \* MERGEFORMAT </w:instrText>
      </w:r>
      <w:r w:rsidR="00E736C5" w:rsidRPr="00F8582F">
        <w:rPr>
          <w:u w:val="single"/>
        </w:rPr>
      </w:r>
      <w:r w:rsidR="00E736C5" w:rsidRPr="00F8582F">
        <w:rPr>
          <w:u w:val="single"/>
        </w:rPr>
        <w:fldChar w:fldCharType="separate"/>
      </w:r>
      <w:r w:rsidR="00E736C5" w:rsidRPr="00F8582F">
        <w:rPr>
          <w:u w:val="single"/>
        </w:rPr>
        <w:t>[8]</w:t>
      </w:r>
      <w:r w:rsidR="00E736C5" w:rsidRPr="00F8582F">
        <w:rPr>
          <w:u w:val="single"/>
        </w:rPr>
        <w:fldChar w:fldCharType="end"/>
      </w:r>
      <w:r w:rsidR="00E736C5" w:rsidRPr="00F8582F">
        <w:rPr>
          <w:u w:val="single"/>
        </w:rPr>
        <w:t xml:space="preserve"> </w:t>
      </w:r>
      <w:r w:rsidR="00E736C5" w:rsidRPr="00F8582F">
        <w:t xml:space="preserve">: </w:t>
      </w:r>
      <w:r w:rsidRPr="00F8582F">
        <w:t xml:space="preserve">É uma biblioteca padrão no ambiente de desenvolvimento </w:t>
      </w:r>
      <w:proofErr w:type="spellStart"/>
      <w:r w:rsidRPr="00F8582F">
        <w:t>Arduino</w:t>
      </w:r>
      <w:proofErr w:type="spellEnd"/>
      <w:r w:rsidRPr="00F8582F">
        <w:t xml:space="preserve">, projetada para criar portas seriais virtuais em microcontroladores da plataforma </w:t>
      </w:r>
      <w:proofErr w:type="spellStart"/>
      <w:r w:rsidRPr="00F8582F">
        <w:t>Arduino</w:t>
      </w:r>
      <w:proofErr w:type="spellEnd"/>
      <w:r w:rsidRPr="00F8582F">
        <w:t>. Ela é particularmente útil para estabelecer comunicação serial com dispositivos externos, como sensores, módulos GPS, módulos Bluetooth e outros microcontroladores, especialmente quando as placas de desenvolvimento possuem um número limitado de portas seriais hardware.</w:t>
      </w:r>
    </w:p>
    <w:p w14:paraId="6A0FDA52" w14:textId="77777777" w:rsidR="00303D0F" w:rsidRPr="00F8582F" w:rsidRDefault="00303D0F" w:rsidP="00CE3FDC">
      <w:pPr>
        <w:pStyle w:val="TableParagraph"/>
        <w:jc w:val="both"/>
      </w:pPr>
    </w:p>
    <w:p w14:paraId="0D1E8987" w14:textId="07F91CE7" w:rsidR="00303D0F" w:rsidRPr="00F8582F" w:rsidRDefault="00303D0F" w:rsidP="00CE3FDC">
      <w:pPr>
        <w:ind w:firstLine="720"/>
        <w:jc w:val="both"/>
      </w:pPr>
      <w:proofErr w:type="spellStart"/>
      <w:r w:rsidRPr="00F8582F">
        <w:t>TinyGPSPlus</w:t>
      </w:r>
      <w:proofErr w:type="spellEnd"/>
      <w:r w:rsidR="00E736C5" w:rsidRPr="00F8582F">
        <w:t xml:space="preserve"> </w:t>
      </w:r>
      <w:r w:rsidR="00E736C5" w:rsidRPr="00F8582F">
        <w:fldChar w:fldCharType="begin"/>
      </w:r>
      <w:r w:rsidR="00E736C5" w:rsidRPr="00F8582F">
        <w:instrText xml:space="preserve"> REF _Ref175833004 \r \h </w:instrText>
      </w:r>
      <w:r w:rsidR="00CE3FDC" w:rsidRPr="00F8582F">
        <w:instrText xml:space="preserve"> \* MERGEFORMAT </w:instrText>
      </w:r>
      <w:r w:rsidR="00E736C5" w:rsidRPr="00F8582F">
        <w:fldChar w:fldCharType="separate"/>
      </w:r>
      <w:r w:rsidR="00E736C5" w:rsidRPr="00F8582F">
        <w:t>[9]</w:t>
      </w:r>
      <w:r w:rsidR="00E736C5" w:rsidRPr="00F8582F">
        <w:fldChar w:fldCharType="end"/>
      </w:r>
      <w:r w:rsidR="00E736C5" w:rsidRPr="00F8582F">
        <w:t xml:space="preserve"> : </w:t>
      </w:r>
      <w:r w:rsidRPr="00F8582F">
        <w:t xml:space="preserve">É uma biblioteca desenvolvida para facilitar a integração e processamento de dados provenientes de módulos GPS com microcontroladores, como o </w:t>
      </w:r>
      <w:proofErr w:type="spellStart"/>
      <w:r w:rsidRPr="00F8582F">
        <w:t>Arduino</w:t>
      </w:r>
      <w:proofErr w:type="spellEnd"/>
      <w:r w:rsidRPr="00F8582F">
        <w:t>. O principal objetivo da biblioteca é simplificar a interpretação dos dados de navegação transmitidos pelos módulos GPS, que normalmente seguem o formato de dados NMEA (</w:t>
      </w:r>
      <w:proofErr w:type="spellStart"/>
      <w:r w:rsidRPr="00F8582F">
        <w:t>National</w:t>
      </w:r>
      <w:proofErr w:type="spellEnd"/>
      <w:r w:rsidRPr="00F8582F">
        <w:t xml:space="preserve"> Marine </w:t>
      </w:r>
      <w:proofErr w:type="spellStart"/>
      <w:r w:rsidRPr="00F8582F">
        <w:t>Electronics</w:t>
      </w:r>
      <w:proofErr w:type="spellEnd"/>
      <w:r w:rsidRPr="00F8582F">
        <w:t xml:space="preserve"> </w:t>
      </w:r>
      <w:proofErr w:type="spellStart"/>
      <w:r w:rsidRPr="00F8582F">
        <w:t>Association</w:t>
      </w:r>
      <w:proofErr w:type="spellEnd"/>
      <w:r w:rsidRPr="00F8582F">
        <w:t>).</w:t>
      </w:r>
    </w:p>
    <w:p w14:paraId="31DAC8FE" w14:textId="77777777" w:rsidR="00303D0F" w:rsidRPr="00F8582F" w:rsidRDefault="00303D0F" w:rsidP="00CE3FDC">
      <w:pPr>
        <w:pStyle w:val="TableParagraph"/>
        <w:jc w:val="both"/>
      </w:pPr>
    </w:p>
    <w:p w14:paraId="367081F8" w14:textId="7AD68D0D" w:rsidR="00303D0F" w:rsidRPr="00F8582F" w:rsidRDefault="00303D0F" w:rsidP="00CE3FDC">
      <w:pPr>
        <w:ind w:firstLine="720"/>
        <w:jc w:val="both"/>
      </w:pPr>
      <w:proofErr w:type="spellStart"/>
      <w:r w:rsidRPr="00F8582F">
        <w:t>Wire</w:t>
      </w:r>
      <w:proofErr w:type="spellEnd"/>
      <w:r w:rsidR="00E736C5" w:rsidRPr="00F8582F">
        <w:fldChar w:fldCharType="begin"/>
      </w:r>
      <w:r w:rsidR="00E736C5" w:rsidRPr="00F8582F">
        <w:instrText xml:space="preserve"> REF _Ref175833022 \r \h </w:instrText>
      </w:r>
      <w:r w:rsidR="00CE3FDC" w:rsidRPr="00F8582F">
        <w:instrText xml:space="preserve"> \* MERGEFORMAT </w:instrText>
      </w:r>
      <w:r w:rsidR="00E736C5" w:rsidRPr="00F8582F">
        <w:fldChar w:fldCharType="separate"/>
      </w:r>
      <w:r w:rsidR="00E736C5" w:rsidRPr="00F8582F">
        <w:t>[10]</w:t>
      </w:r>
      <w:r w:rsidR="00E736C5" w:rsidRPr="00F8582F">
        <w:fldChar w:fldCharType="end"/>
      </w:r>
      <w:r w:rsidR="00E736C5" w:rsidRPr="00F8582F">
        <w:t xml:space="preserve">: </w:t>
      </w:r>
      <w:r w:rsidR="00030E1D" w:rsidRPr="00F8582F">
        <w:t xml:space="preserve">A biblioteca </w:t>
      </w:r>
      <w:proofErr w:type="spellStart"/>
      <w:r w:rsidR="00030E1D" w:rsidRPr="00F8582F">
        <w:t>Wire</w:t>
      </w:r>
      <w:proofErr w:type="spellEnd"/>
      <w:r w:rsidR="00030E1D" w:rsidRPr="00F8582F">
        <w:t xml:space="preserve"> é uma biblioteca padrão da </w:t>
      </w:r>
      <w:proofErr w:type="spellStart"/>
      <w:r w:rsidR="00030E1D" w:rsidRPr="00F8582F">
        <w:t>Arduino</w:t>
      </w:r>
      <w:proofErr w:type="spellEnd"/>
      <w:r w:rsidR="00030E1D" w:rsidRPr="00F8582F">
        <w:t xml:space="preserve"> que fornece uma interface para a comunicação via protocolo </w:t>
      </w:r>
      <w:proofErr w:type="spellStart"/>
      <w:r w:rsidR="00030E1D" w:rsidRPr="00F8582F">
        <w:t>Inter-Integrated</w:t>
      </w:r>
      <w:proofErr w:type="spellEnd"/>
      <w:r w:rsidR="00030E1D" w:rsidRPr="00F8582F">
        <w:t xml:space="preserve"> </w:t>
      </w:r>
      <w:proofErr w:type="spellStart"/>
      <w:r w:rsidR="00030E1D" w:rsidRPr="00F8582F">
        <w:t>Circuit</w:t>
      </w:r>
      <w:proofErr w:type="spellEnd"/>
      <w:r w:rsidR="00030E1D" w:rsidRPr="00F8582F">
        <w:t>, também conhecido como TWI (</w:t>
      </w:r>
      <w:proofErr w:type="spellStart"/>
      <w:r w:rsidR="00030E1D" w:rsidRPr="00F8582F">
        <w:t>Two</w:t>
      </w:r>
      <w:proofErr w:type="spellEnd"/>
      <w:r w:rsidR="00030E1D" w:rsidRPr="00F8582F">
        <w:t xml:space="preserve"> </w:t>
      </w:r>
      <w:proofErr w:type="spellStart"/>
      <w:r w:rsidR="00030E1D" w:rsidRPr="00F8582F">
        <w:t>Wire</w:t>
      </w:r>
      <w:proofErr w:type="spellEnd"/>
      <w:r w:rsidR="00030E1D" w:rsidRPr="00F8582F">
        <w:t xml:space="preserve"> Interface). O </w:t>
      </w:r>
      <w:proofErr w:type="spellStart"/>
      <w:r w:rsidR="00030E1D" w:rsidRPr="00F8582F">
        <w:t>Inter-Integrated</w:t>
      </w:r>
      <w:proofErr w:type="spellEnd"/>
      <w:r w:rsidR="00030E1D" w:rsidRPr="00F8582F">
        <w:t xml:space="preserve"> </w:t>
      </w:r>
      <w:proofErr w:type="spellStart"/>
      <w:r w:rsidR="00030E1D" w:rsidRPr="00F8582F">
        <w:t>Circuit</w:t>
      </w:r>
      <w:proofErr w:type="spellEnd"/>
      <w:r w:rsidR="00030E1D" w:rsidRPr="00F8582F">
        <w:t xml:space="preserve"> é um protocolo de comunicação serial que permite a comunicação entre dispositivos usando apenas duas linhas de conexão: uma para dados (SDA) e outra para </w:t>
      </w:r>
      <w:proofErr w:type="spellStart"/>
      <w:r w:rsidR="00030E1D" w:rsidRPr="00F8582F">
        <w:t>clock</w:t>
      </w:r>
      <w:proofErr w:type="spellEnd"/>
      <w:r w:rsidR="00030E1D" w:rsidRPr="00F8582F">
        <w:t xml:space="preserve"> (SCL).</w:t>
      </w:r>
    </w:p>
    <w:p w14:paraId="1D6D97F5" w14:textId="77777777" w:rsidR="00303D0F" w:rsidRPr="00F8582F" w:rsidRDefault="00303D0F" w:rsidP="00303D0F">
      <w:pPr>
        <w:pStyle w:val="TableParagraph"/>
      </w:pPr>
    </w:p>
    <w:p w14:paraId="729FC22E" w14:textId="77777777" w:rsidR="00303D0F" w:rsidRPr="00F8582F" w:rsidRDefault="00303D0F" w:rsidP="00303D0F">
      <w:pPr>
        <w:pStyle w:val="TableParagraph"/>
      </w:pPr>
    </w:p>
    <w:p w14:paraId="10EE9698" w14:textId="36467790" w:rsidR="00E53289" w:rsidRPr="00F8582F" w:rsidRDefault="00E53289">
      <w:pPr>
        <w:rPr>
          <w:sz w:val="24"/>
          <w:szCs w:val="24"/>
        </w:rPr>
      </w:pPr>
      <w:r w:rsidRPr="00F8582F">
        <w:br w:type="page"/>
      </w:r>
    </w:p>
    <w:p w14:paraId="7B655962" w14:textId="7BD9B430" w:rsidR="00E53289" w:rsidRPr="00F8582F" w:rsidRDefault="00E53289" w:rsidP="00E53289">
      <w:pPr>
        <w:pStyle w:val="Ttulo1"/>
        <w:ind w:left="0"/>
      </w:pPr>
      <w:bookmarkStart w:id="33" w:name="_Toc176774533"/>
      <w:r w:rsidRPr="00F8582F">
        <w:lastRenderedPageBreak/>
        <w:t>Equipamento Utilizado</w:t>
      </w:r>
      <w:bookmarkEnd w:id="33"/>
    </w:p>
    <w:p w14:paraId="3036AA7D" w14:textId="77777777" w:rsidR="00557395" w:rsidRPr="00F8582F" w:rsidRDefault="00557395" w:rsidP="00557395">
      <w:pPr>
        <w:pStyle w:val="Ttulo2"/>
        <w:ind w:left="0"/>
        <w:jc w:val="left"/>
      </w:pPr>
    </w:p>
    <w:p w14:paraId="49B1F7C8" w14:textId="545DDEBC" w:rsidR="00E53289" w:rsidRPr="00F8582F" w:rsidRDefault="00E53289" w:rsidP="00557395">
      <w:pPr>
        <w:pStyle w:val="Ttulo2"/>
        <w:ind w:left="0"/>
        <w:jc w:val="left"/>
      </w:pPr>
      <w:bookmarkStart w:id="34" w:name="_Toc176774534"/>
      <w:r w:rsidRPr="00F8582F">
        <w:t>Placas de desenvolvimento</w:t>
      </w:r>
      <w:bookmarkEnd w:id="34"/>
    </w:p>
    <w:p w14:paraId="4B494160" w14:textId="77777777" w:rsidR="00557395" w:rsidRPr="00F8582F" w:rsidRDefault="00557395" w:rsidP="00E53289">
      <w:pPr>
        <w:pStyle w:val="Ttulo2"/>
        <w:ind w:left="0" w:firstLine="717"/>
        <w:jc w:val="left"/>
      </w:pPr>
    </w:p>
    <w:p w14:paraId="36CC234C" w14:textId="72BA0C19" w:rsidR="00557395" w:rsidRPr="00F8582F" w:rsidRDefault="00557395" w:rsidP="00557395">
      <w:pPr>
        <w:pStyle w:val="Ttulo3"/>
        <w:jc w:val="left"/>
      </w:pPr>
      <w:bookmarkStart w:id="35" w:name="_Toc176774535"/>
      <w:r w:rsidRPr="00F8582F">
        <w:t>Arduíno Uno</w:t>
      </w:r>
      <w:bookmarkEnd w:id="35"/>
    </w:p>
    <w:p w14:paraId="5F09C622" w14:textId="77777777" w:rsidR="00E53289" w:rsidRPr="00F8582F" w:rsidRDefault="00E53289" w:rsidP="00E53289">
      <w:pPr>
        <w:pStyle w:val="TableParagraph"/>
        <w:ind w:firstLine="0"/>
      </w:pPr>
    </w:p>
    <w:p w14:paraId="024ABEA4" w14:textId="1D3B13C0" w:rsidR="00C77EFD" w:rsidRPr="00F8582F" w:rsidRDefault="00C77EFD" w:rsidP="00CE3FDC">
      <w:pPr>
        <w:pStyle w:val="TableParagraph"/>
        <w:jc w:val="both"/>
        <w:rPr>
          <w:sz w:val="22"/>
          <w:szCs w:val="22"/>
        </w:rPr>
      </w:pPr>
      <w:r w:rsidRPr="00F8582F">
        <w:rPr>
          <w:sz w:val="22"/>
          <w:szCs w:val="22"/>
        </w:rPr>
        <w:t>Arduíno Uno é uma placa de microcontrolador equipado com um microcontrolador ATmega328P, possui 14 pinos digitais, dos quais 6 podem ser usados como saídas PWM, e 6 entradas analógicas.</w:t>
      </w:r>
    </w:p>
    <w:p w14:paraId="62A73326" w14:textId="77777777" w:rsidR="00C77EFD" w:rsidRPr="00F8582F" w:rsidRDefault="00C77EFD" w:rsidP="00C77EFD">
      <w:pPr>
        <w:pStyle w:val="TableParagraph"/>
      </w:pPr>
    </w:p>
    <w:p w14:paraId="66B23CF7" w14:textId="5ED9CEE2" w:rsidR="00557395" w:rsidRPr="00F8582F" w:rsidRDefault="006A66AD" w:rsidP="006A66AD">
      <w:pPr>
        <w:pStyle w:val="TableParagraph"/>
        <w:keepNext/>
        <w:ind w:firstLine="0"/>
      </w:pPr>
      <w:r w:rsidRPr="00F8582F">
        <w:rPr>
          <w:noProof/>
        </w:rPr>
        <w:drawing>
          <wp:inline distT="0" distB="0" distL="0" distR="0" wp14:anchorId="515A8994" wp14:editId="63D34658">
            <wp:extent cx="3000375" cy="2250434"/>
            <wp:effectExtent l="0" t="0" r="0" b="0"/>
            <wp:docPr id="251211471" name="Imagem 1" descr="Uma imagem com eletrónica, Componente eletrónico, Componente de circuito, Engenharia eletrónic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1471" name="Imagem 1" descr="Uma imagem com eletrónica, Componente eletrónico, Componente de circuito, Engenharia eletrónica&#10;&#10;Descrição gerada automaticamente"/>
                    <pic:cNvPicPr/>
                  </pic:nvPicPr>
                  <pic:blipFill>
                    <a:blip r:embed="rId14"/>
                    <a:stretch>
                      <a:fillRect/>
                    </a:stretch>
                  </pic:blipFill>
                  <pic:spPr>
                    <a:xfrm>
                      <a:off x="0" y="0"/>
                      <a:ext cx="3020901" cy="2265829"/>
                    </a:xfrm>
                    <a:prstGeom prst="rect">
                      <a:avLst/>
                    </a:prstGeom>
                  </pic:spPr>
                </pic:pic>
              </a:graphicData>
            </a:graphic>
          </wp:inline>
        </w:drawing>
      </w:r>
    </w:p>
    <w:p w14:paraId="460828CC" w14:textId="70A68C9A" w:rsidR="00826FB1" w:rsidRPr="00F8582F" w:rsidRDefault="006A66AD" w:rsidP="00BA0726">
      <w:pPr>
        <w:pStyle w:val="Legenda"/>
      </w:pPr>
      <w:bookmarkStart w:id="36" w:name="_Toc176772913"/>
      <w:r w:rsidRPr="00F8582F">
        <w:t xml:space="preserve">Figura </w:t>
      </w:r>
      <w:r w:rsidRPr="00F8582F">
        <w:fldChar w:fldCharType="begin"/>
      </w:r>
      <w:r w:rsidRPr="00F8582F">
        <w:instrText xml:space="preserve"> SEQ Figura \* ARABIC </w:instrText>
      </w:r>
      <w:r w:rsidRPr="00F8582F">
        <w:fldChar w:fldCharType="separate"/>
      </w:r>
      <w:r w:rsidR="008D42A3" w:rsidRPr="00F8582F">
        <w:t>6</w:t>
      </w:r>
      <w:r w:rsidRPr="00F8582F">
        <w:fldChar w:fldCharType="end"/>
      </w:r>
      <w:r w:rsidRPr="00F8582F">
        <w:t xml:space="preserve"> - </w:t>
      </w:r>
      <w:r w:rsidR="00BA0726" w:rsidRPr="00F8582F">
        <w:t>Arduíno</w:t>
      </w:r>
      <w:r w:rsidRPr="00F8582F">
        <w:t xml:space="preserve"> Uno</w:t>
      </w:r>
      <w:bookmarkEnd w:id="36"/>
    </w:p>
    <w:p w14:paraId="63D3780E" w14:textId="6A15A27A" w:rsidR="00557395" w:rsidRPr="00F8582F" w:rsidRDefault="00557395" w:rsidP="00557395">
      <w:pPr>
        <w:pStyle w:val="Ttulo3"/>
        <w:jc w:val="left"/>
      </w:pPr>
      <w:bookmarkStart w:id="37" w:name="_Toc176774536"/>
      <w:r w:rsidRPr="00F8582F">
        <w:t xml:space="preserve">ESP32 </w:t>
      </w:r>
      <w:proofErr w:type="spellStart"/>
      <w:r w:rsidRPr="00F8582F">
        <w:t>Wroom</w:t>
      </w:r>
      <w:bookmarkEnd w:id="37"/>
      <w:proofErr w:type="spellEnd"/>
    </w:p>
    <w:p w14:paraId="4B599486" w14:textId="77777777" w:rsidR="00C57B40" w:rsidRPr="00F8582F" w:rsidRDefault="00C57B40" w:rsidP="00557395">
      <w:pPr>
        <w:pStyle w:val="Ttulo3"/>
        <w:jc w:val="left"/>
      </w:pPr>
    </w:p>
    <w:p w14:paraId="33E305B9" w14:textId="321CC5BE" w:rsidR="006A66AD" w:rsidRPr="00F8582F" w:rsidRDefault="00C57B40" w:rsidP="00407C6A">
      <w:pPr>
        <w:pStyle w:val="TableParagraph"/>
        <w:ind w:firstLine="0"/>
        <w:jc w:val="both"/>
        <w:rPr>
          <w:sz w:val="22"/>
          <w:szCs w:val="22"/>
        </w:rPr>
      </w:pPr>
      <w:r w:rsidRPr="00F8582F">
        <w:tab/>
      </w:r>
      <w:r w:rsidRPr="00F8582F">
        <w:rPr>
          <w:sz w:val="22"/>
          <w:szCs w:val="22"/>
        </w:rPr>
        <w:t xml:space="preserve">O ESP32-WROOM é um módulo de microcontrolador altamente integrado, desenvolvido pela </w:t>
      </w:r>
      <w:proofErr w:type="spellStart"/>
      <w:r w:rsidRPr="00F8582F">
        <w:rPr>
          <w:sz w:val="22"/>
          <w:szCs w:val="22"/>
        </w:rPr>
        <w:t>Espressif</w:t>
      </w:r>
      <w:proofErr w:type="spellEnd"/>
      <w:r w:rsidRPr="00F8582F">
        <w:rPr>
          <w:sz w:val="22"/>
          <w:szCs w:val="22"/>
        </w:rPr>
        <w:t xml:space="preserve"> </w:t>
      </w:r>
      <w:proofErr w:type="spellStart"/>
      <w:r w:rsidRPr="00F8582F">
        <w:rPr>
          <w:sz w:val="22"/>
          <w:szCs w:val="22"/>
        </w:rPr>
        <w:t>Systems</w:t>
      </w:r>
      <w:proofErr w:type="spellEnd"/>
      <w:r w:rsidRPr="00F8582F">
        <w:rPr>
          <w:sz w:val="22"/>
          <w:szCs w:val="22"/>
        </w:rPr>
        <w:t xml:space="preserve">. Ele é baseado no microcontrolador ESP32, que possui um processador dual-core </w:t>
      </w:r>
      <w:proofErr w:type="spellStart"/>
      <w:r w:rsidRPr="00F8582F">
        <w:rPr>
          <w:sz w:val="22"/>
          <w:szCs w:val="22"/>
        </w:rPr>
        <w:t>Xtensa</w:t>
      </w:r>
      <w:proofErr w:type="spellEnd"/>
      <w:r w:rsidRPr="00F8582F">
        <w:rPr>
          <w:sz w:val="22"/>
          <w:szCs w:val="22"/>
        </w:rPr>
        <w:t xml:space="preserve"> LX6 de 32 bits, operando até 240 MHz. Além disso, o módulo oferece conectividade Wi-Fi e Bluetooth. O ESP32-WROOM conta com 36 pinos GPIO, suporte a comunicação I2C, UART, </w:t>
      </w:r>
      <w:proofErr w:type="spellStart"/>
      <w:r w:rsidRPr="00F8582F">
        <w:rPr>
          <w:sz w:val="22"/>
          <w:szCs w:val="22"/>
        </w:rPr>
        <w:t>ADCs</w:t>
      </w:r>
      <w:proofErr w:type="spellEnd"/>
      <w:r w:rsidRPr="00F8582F">
        <w:rPr>
          <w:sz w:val="22"/>
          <w:szCs w:val="22"/>
        </w:rPr>
        <w:t xml:space="preserve"> de 12 bits, PWM. A </w:t>
      </w:r>
      <w:r w:rsidR="00407C6A" w:rsidRPr="00F8582F">
        <w:rPr>
          <w:sz w:val="22"/>
          <w:szCs w:val="22"/>
        </w:rPr>
        <w:t>memoria</w:t>
      </w:r>
      <w:r w:rsidRPr="00F8582F">
        <w:rPr>
          <w:sz w:val="22"/>
          <w:szCs w:val="22"/>
        </w:rPr>
        <w:t xml:space="preserve"> interna </w:t>
      </w:r>
      <w:r w:rsidR="00407C6A" w:rsidRPr="00F8582F">
        <w:rPr>
          <w:sz w:val="22"/>
          <w:szCs w:val="22"/>
        </w:rPr>
        <w:t xml:space="preserve">incluí </w:t>
      </w:r>
      <w:r w:rsidRPr="00F8582F">
        <w:rPr>
          <w:sz w:val="22"/>
          <w:szCs w:val="22"/>
        </w:rPr>
        <w:t>520 KB de SRAM e 4 MB de Flash.</w:t>
      </w:r>
    </w:p>
    <w:p w14:paraId="07FC071C" w14:textId="77777777" w:rsidR="00557395" w:rsidRPr="00F8582F" w:rsidRDefault="00557395" w:rsidP="00E53289">
      <w:pPr>
        <w:pStyle w:val="TableParagraph"/>
        <w:ind w:firstLine="0"/>
      </w:pPr>
    </w:p>
    <w:p w14:paraId="061103E2" w14:textId="77777777" w:rsidR="00C77EFD" w:rsidRPr="00F8582F" w:rsidRDefault="00C77EFD" w:rsidP="00C77EFD">
      <w:pPr>
        <w:pStyle w:val="TableParagraph"/>
        <w:keepNext/>
        <w:ind w:firstLine="0"/>
      </w:pPr>
      <w:r w:rsidRPr="00F8582F">
        <w:rPr>
          <w:noProof/>
        </w:rPr>
        <w:lastRenderedPageBreak/>
        <w:drawing>
          <wp:inline distT="0" distB="0" distL="0" distR="0" wp14:anchorId="16B009CC" wp14:editId="6CF57EDD">
            <wp:extent cx="3078480" cy="3078480"/>
            <wp:effectExtent l="0" t="0" r="7620" b="7620"/>
            <wp:docPr id="1932406329"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8480" cy="3078480"/>
                    </a:xfrm>
                    <a:prstGeom prst="rect">
                      <a:avLst/>
                    </a:prstGeom>
                    <a:noFill/>
                    <a:ln>
                      <a:noFill/>
                    </a:ln>
                  </pic:spPr>
                </pic:pic>
              </a:graphicData>
            </a:graphic>
          </wp:inline>
        </w:drawing>
      </w:r>
    </w:p>
    <w:p w14:paraId="709D9F9E" w14:textId="7D81B1E1" w:rsidR="00C77EFD" w:rsidRPr="00F8582F" w:rsidRDefault="00C77EFD" w:rsidP="00C77EFD">
      <w:pPr>
        <w:pStyle w:val="Legenda"/>
      </w:pPr>
      <w:bookmarkStart w:id="38" w:name="_Toc176772914"/>
      <w:r w:rsidRPr="00F8582F">
        <w:t xml:space="preserve">Figura </w:t>
      </w:r>
      <w:r w:rsidRPr="00F8582F">
        <w:fldChar w:fldCharType="begin"/>
      </w:r>
      <w:r w:rsidRPr="00F8582F">
        <w:instrText xml:space="preserve"> SEQ Figura \* ARABIC </w:instrText>
      </w:r>
      <w:r w:rsidRPr="00F8582F">
        <w:fldChar w:fldCharType="separate"/>
      </w:r>
      <w:r w:rsidR="008D42A3" w:rsidRPr="00F8582F">
        <w:t>7</w:t>
      </w:r>
      <w:r w:rsidRPr="00F8582F">
        <w:fldChar w:fldCharType="end"/>
      </w:r>
      <w:r w:rsidRPr="00F8582F">
        <w:t xml:space="preserve"> - ESP32 WROOM</w:t>
      </w:r>
      <w:bookmarkEnd w:id="38"/>
    </w:p>
    <w:p w14:paraId="7FFC3CDB" w14:textId="77777777" w:rsidR="006A66AD" w:rsidRPr="00F8582F" w:rsidRDefault="006A66AD">
      <w:pPr>
        <w:rPr>
          <w:b/>
          <w:bCs/>
          <w:sz w:val="34"/>
          <w:szCs w:val="34"/>
        </w:rPr>
      </w:pPr>
      <w:r w:rsidRPr="00F8582F">
        <w:br w:type="page"/>
      </w:r>
    </w:p>
    <w:p w14:paraId="0202363C" w14:textId="10ED705C" w:rsidR="00826FB1" w:rsidRPr="00F8582F" w:rsidRDefault="00826FB1" w:rsidP="00826FB1">
      <w:pPr>
        <w:pStyle w:val="Ttulo2"/>
        <w:ind w:left="0" w:firstLine="717"/>
        <w:jc w:val="left"/>
      </w:pPr>
      <w:bookmarkStart w:id="39" w:name="_Toc176774537"/>
      <w:r w:rsidRPr="00F8582F">
        <w:lastRenderedPageBreak/>
        <w:t>Sensores</w:t>
      </w:r>
      <w:bookmarkEnd w:id="39"/>
    </w:p>
    <w:p w14:paraId="6518E456" w14:textId="77777777" w:rsidR="00826FB1" w:rsidRPr="00F8582F" w:rsidRDefault="00826FB1" w:rsidP="00826FB1"/>
    <w:p w14:paraId="776B6A18" w14:textId="77777777" w:rsidR="00833634" w:rsidRPr="00F8582F" w:rsidRDefault="00833634" w:rsidP="00833634">
      <w:pPr>
        <w:pStyle w:val="Ttulo3"/>
        <w:jc w:val="left"/>
      </w:pPr>
      <w:bookmarkStart w:id="40" w:name="_Toc176774538"/>
      <w:r w:rsidRPr="00F8582F">
        <w:t>NEO-6M GPS Module</w:t>
      </w:r>
      <w:bookmarkEnd w:id="40"/>
    </w:p>
    <w:p w14:paraId="470F19D1" w14:textId="77777777" w:rsidR="00833634" w:rsidRPr="00F8582F" w:rsidRDefault="00833634" w:rsidP="00826FB1"/>
    <w:p w14:paraId="4BA20E2E" w14:textId="08C79DEC" w:rsidR="00833634" w:rsidRPr="00F8582F" w:rsidRDefault="00833634" w:rsidP="00D539DF">
      <w:pPr>
        <w:ind w:firstLine="720"/>
        <w:jc w:val="both"/>
      </w:pPr>
      <w:r w:rsidRPr="00F8582F">
        <w:t>O módulo GPS NEO-6M</w:t>
      </w:r>
      <w:r w:rsidR="00C022BA" w:rsidRPr="00F8582F">
        <w:fldChar w:fldCharType="begin"/>
      </w:r>
      <w:r w:rsidR="00C022BA" w:rsidRPr="00F8582F">
        <w:instrText xml:space="preserve"> REF _Ref175920373 \r \h </w:instrText>
      </w:r>
      <w:r w:rsidR="00D539DF" w:rsidRPr="00F8582F">
        <w:instrText xml:space="preserve"> \* MERGEFORMAT </w:instrText>
      </w:r>
      <w:r w:rsidR="00C022BA" w:rsidRPr="00F8582F">
        <w:fldChar w:fldCharType="separate"/>
      </w:r>
      <w:r w:rsidR="00C022BA" w:rsidRPr="00F8582F">
        <w:t>[18]</w:t>
      </w:r>
      <w:r w:rsidR="00C022BA" w:rsidRPr="00F8582F">
        <w:fldChar w:fldCharType="end"/>
      </w:r>
      <w:r w:rsidRPr="00F8582F">
        <w:t xml:space="preserve"> é um dispositivo compacto, projetado para aplicações que exigem funcionalidade GPS. Baseado no chip U-</w:t>
      </w:r>
      <w:proofErr w:type="spellStart"/>
      <w:r w:rsidRPr="00F8582F">
        <w:t>Blox</w:t>
      </w:r>
      <w:proofErr w:type="spellEnd"/>
      <w:r w:rsidRPr="00F8582F">
        <w:t xml:space="preserve"> NEO-6M, este módulo oferece dados de localização com elevada precisão. A sua popularidade decorre do baixo consumo de energia, design compacto e precisão superior, sendo amplamente utilizado em sistemas de navegação, rastreamento de localização e veículos autónomos.</w:t>
      </w:r>
    </w:p>
    <w:p w14:paraId="68AF82C7" w14:textId="77777777" w:rsidR="00833634" w:rsidRPr="00F8582F" w:rsidRDefault="00833634" w:rsidP="00D539DF">
      <w:pPr>
        <w:jc w:val="both"/>
      </w:pPr>
    </w:p>
    <w:p w14:paraId="4EDC4529" w14:textId="30390B26" w:rsidR="00833634" w:rsidRPr="00F8582F" w:rsidRDefault="00833634" w:rsidP="00D539DF">
      <w:pPr>
        <w:ind w:firstLine="720"/>
        <w:jc w:val="both"/>
      </w:pPr>
      <w:r w:rsidRPr="00F8582F">
        <w:t>Compatível com os protocolos NMEA 0183 e UBX, este módulo fornece informações como latitude, longitude, altitude, velocidade e hora, além de suportar o rastreamento simultâneo de até 22 satélites.</w:t>
      </w:r>
    </w:p>
    <w:p w14:paraId="53D2EE32" w14:textId="77777777" w:rsidR="008D42A3" w:rsidRPr="00F8582F" w:rsidRDefault="008D42A3" w:rsidP="00826FB1"/>
    <w:p w14:paraId="1FD64770" w14:textId="77777777" w:rsidR="00826FB1" w:rsidRPr="00F8582F" w:rsidRDefault="00826FB1" w:rsidP="00826FB1">
      <w:pPr>
        <w:keepNext/>
      </w:pPr>
      <w:r w:rsidRPr="00F8582F">
        <w:rPr>
          <w:noProof/>
        </w:rPr>
        <w:drawing>
          <wp:inline distT="0" distB="0" distL="0" distR="0" wp14:anchorId="7D2A21F8" wp14:editId="1C601BD4">
            <wp:extent cx="2476500" cy="2150533"/>
            <wp:effectExtent l="0" t="0" r="0" b="2540"/>
            <wp:docPr id="84332397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9307" cy="2152970"/>
                    </a:xfrm>
                    <a:prstGeom prst="rect">
                      <a:avLst/>
                    </a:prstGeom>
                    <a:noFill/>
                    <a:ln>
                      <a:noFill/>
                    </a:ln>
                  </pic:spPr>
                </pic:pic>
              </a:graphicData>
            </a:graphic>
          </wp:inline>
        </w:drawing>
      </w:r>
    </w:p>
    <w:p w14:paraId="12A993CC" w14:textId="6B9A3A89" w:rsidR="00826FB1" w:rsidRPr="00F8582F" w:rsidRDefault="00826FB1" w:rsidP="00826FB1">
      <w:pPr>
        <w:pStyle w:val="Legenda"/>
      </w:pPr>
      <w:bookmarkStart w:id="41" w:name="_Toc176772915"/>
      <w:r w:rsidRPr="00F8582F">
        <w:t xml:space="preserve">Figura </w:t>
      </w:r>
      <w:r w:rsidRPr="00F8582F">
        <w:fldChar w:fldCharType="begin"/>
      </w:r>
      <w:r w:rsidRPr="00F8582F">
        <w:instrText xml:space="preserve"> SEQ Figura \* ARABIC </w:instrText>
      </w:r>
      <w:r w:rsidRPr="00F8582F">
        <w:fldChar w:fldCharType="separate"/>
      </w:r>
      <w:r w:rsidR="008D42A3" w:rsidRPr="00F8582F">
        <w:t>8</w:t>
      </w:r>
      <w:r w:rsidRPr="00F8582F">
        <w:fldChar w:fldCharType="end"/>
      </w:r>
      <w:r w:rsidRPr="00F8582F">
        <w:t xml:space="preserve"> - Módulo GPS Neo6-M</w:t>
      </w:r>
      <w:bookmarkEnd w:id="41"/>
    </w:p>
    <w:p w14:paraId="67F66BC4" w14:textId="77777777" w:rsidR="00826FB1" w:rsidRPr="00F8582F" w:rsidRDefault="00826FB1" w:rsidP="00826FB1"/>
    <w:p w14:paraId="39E81403" w14:textId="09DAC0D0" w:rsidR="00272A5C" w:rsidRPr="00F8582F" w:rsidRDefault="00C022BA" w:rsidP="00C022BA">
      <w:pPr>
        <w:pStyle w:val="Ttulo3"/>
        <w:jc w:val="left"/>
      </w:pPr>
      <w:bookmarkStart w:id="42" w:name="_Toc176774539"/>
      <w:r w:rsidRPr="00F8582F">
        <w:t>MPU-9250</w:t>
      </w:r>
      <w:bookmarkEnd w:id="42"/>
    </w:p>
    <w:p w14:paraId="5A150BA1" w14:textId="3AE54652" w:rsidR="00826FB1" w:rsidRPr="00F8582F" w:rsidRDefault="00C022BA" w:rsidP="00D539DF">
      <w:pPr>
        <w:jc w:val="both"/>
      </w:pPr>
      <w:r w:rsidRPr="00F8582F">
        <w:t>O módulo é composto por um sensor MPU-9250</w:t>
      </w:r>
      <w:r w:rsidRPr="00F8582F">
        <w:fldChar w:fldCharType="begin"/>
      </w:r>
      <w:r w:rsidRPr="00F8582F">
        <w:instrText xml:space="preserve"> REF _Ref175920570 \r \h </w:instrText>
      </w:r>
      <w:r w:rsidR="00D539DF" w:rsidRPr="00F8582F">
        <w:instrText xml:space="preserve"> \* MERGEFORMAT </w:instrText>
      </w:r>
      <w:r w:rsidRPr="00F8582F">
        <w:fldChar w:fldCharType="separate"/>
      </w:r>
      <w:r w:rsidRPr="00F8582F">
        <w:t>[19]</w:t>
      </w:r>
      <w:r w:rsidRPr="00F8582F">
        <w:fldChar w:fldCharType="end"/>
      </w:r>
      <w:r w:rsidRPr="00F8582F">
        <w:t>, que integra um dispositivo de rastreamento de movimento de nove eixos (giroscópio, acelerómetro e bússola MEMS). Este módulo pode ser alimentado com uma tensão entre 3V e 5V. Alternativamente, caso exista uma fonte de alimentação externa de 3,3V disponível, é possível utilizá-la diretamente, desde que sejam feitas as devidas conexões.</w:t>
      </w:r>
    </w:p>
    <w:p w14:paraId="6FAA41C5" w14:textId="77777777" w:rsidR="00826FB1" w:rsidRPr="00F8582F" w:rsidRDefault="00826FB1" w:rsidP="00826FB1"/>
    <w:p w14:paraId="760E423E" w14:textId="77777777" w:rsidR="00826FB1" w:rsidRPr="00F8582F" w:rsidRDefault="00826FB1" w:rsidP="00826FB1">
      <w:pPr>
        <w:keepNext/>
      </w:pPr>
      <w:r w:rsidRPr="00F8582F">
        <w:rPr>
          <w:noProof/>
        </w:rPr>
        <w:drawing>
          <wp:inline distT="0" distB="0" distL="0" distR="0" wp14:anchorId="0CA459FB" wp14:editId="7899BBB7">
            <wp:extent cx="1726584" cy="2523067"/>
            <wp:effectExtent l="0" t="0" r="6985" b="0"/>
            <wp:docPr id="1509781700"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38446" cy="2540401"/>
                    </a:xfrm>
                    <a:prstGeom prst="rect">
                      <a:avLst/>
                    </a:prstGeom>
                    <a:noFill/>
                    <a:ln>
                      <a:noFill/>
                    </a:ln>
                  </pic:spPr>
                </pic:pic>
              </a:graphicData>
            </a:graphic>
          </wp:inline>
        </w:drawing>
      </w:r>
    </w:p>
    <w:p w14:paraId="2286E50C" w14:textId="2A49DCAA" w:rsidR="00826FB1" w:rsidRPr="00F8582F" w:rsidRDefault="00826FB1" w:rsidP="00826FB1">
      <w:pPr>
        <w:pStyle w:val="Legenda"/>
      </w:pPr>
      <w:bookmarkStart w:id="43" w:name="_Toc176772916"/>
      <w:r w:rsidRPr="00F8582F">
        <w:t xml:space="preserve">Figura </w:t>
      </w:r>
      <w:r w:rsidRPr="00F8582F">
        <w:fldChar w:fldCharType="begin"/>
      </w:r>
      <w:r w:rsidRPr="00F8582F">
        <w:instrText xml:space="preserve"> SEQ Figura \* ARABIC </w:instrText>
      </w:r>
      <w:r w:rsidRPr="00F8582F">
        <w:fldChar w:fldCharType="separate"/>
      </w:r>
      <w:r w:rsidR="008D42A3" w:rsidRPr="00F8582F">
        <w:t>9</w:t>
      </w:r>
      <w:r w:rsidRPr="00F8582F">
        <w:fldChar w:fldCharType="end"/>
      </w:r>
      <w:r w:rsidRPr="00F8582F">
        <w:t xml:space="preserve"> - Módulo MPU9250</w:t>
      </w:r>
      <w:bookmarkEnd w:id="43"/>
      <w:r w:rsidR="006A66AD" w:rsidRPr="00F8582F">
        <w:t xml:space="preserve"> </w:t>
      </w:r>
    </w:p>
    <w:p w14:paraId="43FF8931" w14:textId="3D3EE70E" w:rsidR="00BA0726" w:rsidRPr="00F8582F" w:rsidRDefault="00BA0726">
      <w:r w:rsidRPr="00F8582F">
        <w:br w:type="page"/>
      </w:r>
    </w:p>
    <w:p w14:paraId="3132DE27" w14:textId="1F0A1D82" w:rsidR="00BA0726" w:rsidRPr="00F8582F" w:rsidRDefault="00557395" w:rsidP="00557395">
      <w:pPr>
        <w:pStyle w:val="Ttulo3"/>
        <w:jc w:val="left"/>
      </w:pPr>
      <w:bookmarkStart w:id="44" w:name="_Toc176774540"/>
      <w:proofErr w:type="spellStart"/>
      <w:r w:rsidRPr="00F8582F">
        <w:lastRenderedPageBreak/>
        <w:t>Reyax</w:t>
      </w:r>
      <w:proofErr w:type="spellEnd"/>
      <w:r w:rsidRPr="00F8582F">
        <w:t xml:space="preserve"> RYLR896</w:t>
      </w:r>
      <w:bookmarkEnd w:id="44"/>
    </w:p>
    <w:p w14:paraId="02AA4619" w14:textId="77777777" w:rsidR="00272A5C" w:rsidRPr="00F8582F" w:rsidRDefault="00272A5C" w:rsidP="00BA0726"/>
    <w:p w14:paraId="65D73D1C" w14:textId="1C6F3D13" w:rsidR="00272A5C" w:rsidRPr="00F8582F" w:rsidRDefault="00272A5C" w:rsidP="00D539DF">
      <w:pPr>
        <w:ind w:firstLine="720"/>
        <w:jc w:val="both"/>
      </w:pPr>
      <w:r w:rsidRPr="00F8582F">
        <w:t xml:space="preserve">O módulo </w:t>
      </w:r>
      <w:r w:rsidR="00D539DF" w:rsidRPr="00F8582F">
        <w:t>transcetor</w:t>
      </w:r>
      <w:r w:rsidRPr="00F8582F">
        <w:t xml:space="preserve"> </w:t>
      </w:r>
      <w:r w:rsidR="00557395" w:rsidRPr="00F8582F">
        <w:fldChar w:fldCharType="begin"/>
      </w:r>
      <w:r w:rsidR="00557395" w:rsidRPr="00F8582F">
        <w:instrText xml:space="preserve"> REF _Ref175921402 \r \h </w:instrText>
      </w:r>
      <w:r w:rsidR="00D539DF" w:rsidRPr="00F8582F">
        <w:instrText xml:space="preserve"> \* MERGEFORMAT </w:instrText>
      </w:r>
      <w:r w:rsidR="00557395" w:rsidRPr="00F8582F">
        <w:fldChar w:fldCharType="separate"/>
      </w:r>
      <w:r w:rsidR="00557395" w:rsidRPr="00F8582F">
        <w:t>[17]</w:t>
      </w:r>
      <w:r w:rsidR="00557395" w:rsidRPr="00F8582F">
        <w:fldChar w:fldCharType="end"/>
      </w:r>
      <w:r w:rsidRPr="00F8582F">
        <w:t xml:space="preserve"> utiliza a tecnologia </w:t>
      </w:r>
      <w:proofErr w:type="spellStart"/>
      <w:r w:rsidRPr="00F8582F">
        <w:t>LoRa</w:t>
      </w:r>
      <w:proofErr w:type="spellEnd"/>
      <w:r w:rsidRPr="00F8582F">
        <w:t>® para comunicação de longo alcance, destacando-se pela modulação por espalhamento de espectro que proporciona comunicação a grandes distâncias com alta imunidade a interferências e baixo consumo de energia. Ele opera em frequências típicas de 433 MHz e 868 MHz, adaptando-se às regulamentações regionais de comunicação sem fio.</w:t>
      </w:r>
    </w:p>
    <w:p w14:paraId="1FBB8C12" w14:textId="77777777" w:rsidR="00557395" w:rsidRPr="00F8582F" w:rsidRDefault="00557395" w:rsidP="00BA0726"/>
    <w:p w14:paraId="6F2149B0" w14:textId="77777777" w:rsidR="00BA0726" w:rsidRPr="00F8582F" w:rsidRDefault="00BA0726" w:rsidP="00BA0726">
      <w:pPr>
        <w:keepNext/>
      </w:pPr>
      <w:r w:rsidRPr="00F8582F">
        <w:rPr>
          <w:noProof/>
        </w:rPr>
        <w:drawing>
          <wp:inline distT="0" distB="0" distL="0" distR="0" wp14:anchorId="549B0449" wp14:editId="3D89A4CE">
            <wp:extent cx="3253740" cy="2394527"/>
            <wp:effectExtent l="0" t="0" r="3810" b="6350"/>
            <wp:docPr id="16269329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0310" cy="2399362"/>
                    </a:xfrm>
                    <a:prstGeom prst="rect">
                      <a:avLst/>
                    </a:prstGeom>
                    <a:noFill/>
                    <a:ln>
                      <a:noFill/>
                    </a:ln>
                  </pic:spPr>
                </pic:pic>
              </a:graphicData>
            </a:graphic>
          </wp:inline>
        </w:drawing>
      </w:r>
    </w:p>
    <w:p w14:paraId="035FCDAC" w14:textId="6EDD6714" w:rsidR="00BA0726" w:rsidRPr="00F8582F" w:rsidRDefault="00BA0726" w:rsidP="00BA0726">
      <w:pPr>
        <w:pStyle w:val="Legenda"/>
      </w:pPr>
      <w:bookmarkStart w:id="45" w:name="_Toc176772917"/>
      <w:r w:rsidRPr="00F8582F">
        <w:t xml:space="preserve">Figura </w:t>
      </w:r>
      <w:r w:rsidRPr="00F8582F">
        <w:fldChar w:fldCharType="begin"/>
      </w:r>
      <w:r w:rsidRPr="00F8582F">
        <w:instrText xml:space="preserve"> SEQ Figura \* ARABIC </w:instrText>
      </w:r>
      <w:r w:rsidRPr="00F8582F">
        <w:fldChar w:fldCharType="separate"/>
      </w:r>
      <w:r w:rsidR="008D42A3" w:rsidRPr="00F8582F">
        <w:t>10</w:t>
      </w:r>
      <w:r w:rsidRPr="00F8582F">
        <w:fldChar w:fldCharType="end"/>
      </w:r>
      <w:r w:rsidRPr="00F8582F">
        <w:t xml:space="preserve"> - </w:t>
      </w:r>
      <w:proofErr w:type="spellStart"/>
      <w:r w:rsidRPr="00F8582F">
        <w:t>Reyax</w:t>
      </w:r>
      <w:proofErr w:type="spellEnd"/>
      <w:r w:rsidRPr="00F8582F">
        <w:t xml:space="preserve"> RYLR896</w:t>
      </w:r>
      <w:bookmarkEnd w:id="45"/>
    </w:p>
    <w:p w14:paraId="044302A2" w14:textId="77777777" w:rsidR="00BA0726" w:rsidRPr="00F8582F" w:rsidRDefault="00BA0726" w:rsidP="00BA0726"/>
    <w:p w14:paraId="42285E4B" w14:textId="77777777" w:rsidR="00BA0726" w:rsidRPr="00F8582F" w:rsidRDefault="00BA0726" w:rsidP="00BA0726"/>
    <w:p w14:paraId="444BA67C" w14:textId="77777777" w:rsidR="0005508E" w:rsidRPr="00F8582F" w:rsidRDefault="0005508E" w:rsidP="00BA0726"/>
    <w:p w14:paraId="74932E9B" w14:textId="77777777" w:rsidR="0005508E" w:rsidRPr="00F8582F" w:rsidRDefault="0005508E" w:rsidP="00BA0726"/>
    <w:tbl>
      <w:tblPr>
        <w:tblStyle w:val="TabelacomGrelha"/>
        <w:tblW w:w="0" w:type="auto"/>
        <w:tblLook w:val="04A0" w:firstRow="1" w:lastRow="0" w:firstColumn="1" w:lastColumn="0" w:noHBand="0" w:noVBand="1"/>
      </w:tblPr>
      <w:tblGrid>
        <w:gridCol w:w="4940"/>
        <w:gridCol w:w="4940"/>
      </w:tblGrid>
      <w:tr w:rsidR="0005508E" w:rsidRPr="00F8582F" w14:paraId="1B459B59" w14:textId="77777777" w:rsidTr="004D17B6">
        <w:tc>
          <w:tcPr>
            <w:tcW w:w="9880" w:type="dxa"/>
            <w:gridSpan w:val="2"/>
          </w:tcPr>
          <w:p w14:paraId="514E0010" w14:textId="5A38B4C3" w:rsidR="0005508E" w:rsidRPr="00F8582F" w:rsidRDefault="0005508E" w:rsidP="0005508E">
            <w:pPr>
              <w:pStyle w:val="Ttulo2"/>
            </w:pPr>
            <w:bookmarkStart w:id="46" w:name="_Toc176774541"/>
            <w:r w:rsidRPr="00F8582F">
              <w:t xml:space="preserve">Preço </w:t>
            </w:r>
            <w:bookmarkEnd w:id="46"/>
            <w:r w:rsidR="00490BB5">
              <w:t>projeto</w:t>
            </w:r>
          </w:p>
          <w:p w14:paraId="14C66CB8" w14:textId="77777777" w:rsidR="0005508E" w:rsidRPr="00F8582F" w:rsidRDefault="0005508E" w:rsidP="00BA0726"/>
        </w:tc>
      </w:tr>
      <w:tr w:rsidR="0005508E" w:rsidRPr="00F8582F" w14:paraId="3B7F7AED" w14:textId="77777777" w:rsidTr="0005508E">
        <w:tc>
          <w:tcPr>
            <w:tcW w:w="4940" w:type="dxa"/>
          </w:tcPr>
          <w:p w14:paraId="58656A44" w14:textId="4FFDAFF2" w:rsidR="0005508E" w:rsidRPr="00F8582F" w:rsidRDefault="0005508E" w:rsidP="0005508E">
            <w:pPr>
              <w:pStyle w:val="TableParagraph"/>
            </w:pPr>
            <w:proofErr w:type="spellStart"/>
            <w:r w:rsidRPr="00F8582F">
              <w:t>Reyax</w:t>
            </w:r>
            <w:proofErr w:type="spellEnd"/>
            <w:r w:rsidRPr="00F8582F">
              <w:t xml:space="preserve"> RYLR896</w:t>
            </w:r>
          </w:p>
        </w:tc>
        <w:tc>
          <w:tcPr>
            <w:tcW w:w="4940" w:type="dxa"/>
          </w:tcPr>
          <w:p w14:paraId="45AA90BD" w14:textId="793760F6" w:rsidR="0005508E" w:rsidRPr="00F8582F" w:rsidRDefault="005330F4" w:rsidP="00BA0726">
            <w:r w:rsidRPr="00F8582F">
              <w:t>23,99€</w:t>
            </w:r>
          </w:p>
        </w:tc>
      </w:tr>
      <w:tr w:rsidR="0005508E" w:rsidRPr="00F8582F" w14:paraId="712C15D7" w14:textId="77777777" w:rsidTr="0005508E">
        <w:tc>
          <w:tcPr>
            <w:tcW w:w="4940" w:type="dxa"/>
          </w:tcPr>
          <w:p w14:paraId="249BAEE4" w14:textId="65274F9F" w:rsidR="0005508E" w:rsidRPr="00F8582F" w:rsidRDefault="0005508E" w:rsidP="0005508E">
            <w:pPr>
              <w:pStyle w:val="TableParagraph"/>
            </w:pPr>
            <w:r w:rsidRPr="00F8582F">
              <w:t>MPU-9250</w:t>
            </w:r>
          </w:p>
        </w:tc>
        <w:tc>
          <w:tcPr>
            <w:tcW w:w="4940" w:type="dxa"/>
          </w:tcPr>
          <w:p w14:paraId="03911DAD" w14:textId="5C8FAECF" w:rsidR="0005508E" w:rsidRPr="00F8582F" w:rsidRDefault="005330F4" w:rsidP="00BA0726">
            <w:r w:rsidRPr="00F8582F">
              <w:t>17,71€</w:t>
            </w:r>
          </w:p>
        </w:tc>
      </w:tr>
      <w:tr w:rsidR="0005508E" w:rsidRPr="00F8582F" w14:paraId="26402D3F" w14:textId="77777777" w:rsidTr="0005508E">
        <w:tc>
          <w:tcPr>
            <w:tcW w:w="4940" w:type="dxa"/>
          </w:tcPr>
          <w:p w14:paraId="434EC873" w14:textId="4D2A21BD" w:rsidR="0005508E" w:rsidRPr="00F8582F" w:rsidRDefault="0005508E" w:rsidP="0005508E">
            <w:pPr>
              <w:pStyle w:val="TableParagraph"/>
            </w:pPr>
            <w:r w:rsidRPr="00F8582F">
              <w:t>NEO-6M GPS Module</w:t>
            </w:r>
          </w:p>
        </w:tc>
        <w:tc>
          <w:tcPr>
            <w:tcW w:w="4940" w:type="dxa"/>
          </w:tcPr>
          <w:p w14:paraId="406CBA9F" w14:textId="0F321557" w:rsidR="0005508E" w:rsidRPr="00F8582F" w:rsidRDefault="005330F4" w:rsidP="00BA0726">
            <w:r w:rsidRPr="00F8582F">
              <w:t>8,49€</w:t>
            </w:r>
          </w:p>
        </w:tc>
      </w:tr>
      <w:tr w:rsidR="0005508E" w:rsidRPr="00F8582F" w14:paraId="430407EE" w14:textId="77777777" w:rsidTr="0005508E">
        <w:tc>
          <w:tcPr>
            <w:tcW w:w="4940" w:type="dxa"/>
          </w:tcPr>
          <w:p w14:paraId="0714884E" w14:textId="354D3454" w:rsidR="0005508E" w:rsidRPr="00F8582F" w:rsidRDefault="0005508E" w:rsidP="0005508E">
            <w:pPr>
              <w:pStyle w:val="TableParagraph"/>
            </w:pPr>
            <w:r w:rsidRPr="00F8582F">
              <w:t>Arduíno Uno</w:t>
            </w:r>
          </w:p>
        </w:tc>
        <w:tc>
          <w:tcPr>
            <w:tcW w:w="4940" w:type="dxa"/>
          </w:tcPr>
          <w:p w14:paraId="39BDD793" w14:textId="4103EF1D" w:rsidR="0005508E" w:rsidRPr="00F8582F" w:rsidRDefault="005330F4" w:rsidP="00BA0726">
            <w:r w:rsidRPr="00F8582F">
              <w:t>15.87€</w:t>
            </w:r>
          </w:p>
        </w:tc>
      </w:tr>
    </w:tbl>
    <w:p w14:paraId="24C2FE08" w14:textId="193C4EB6" w:rsidR="0005508E" w:rsidRPr="00F8582F" w:rsidRDefault="00490BB5" w:rsidP="00BA0726">
      <w:r>
        <w:t xml:space="preserve">Tabela </w:t>
      </w:r>
      <w:r w:rsidR="00CA7101">
        <w:t>4</w:t>
      </w:r>
      <w:r>
        <w:t xml:space="preserve"> – Preço projeto</w:t>
      </w:r>
    </w:p>
    <w:p w14:paraId="0F033454" w14:textId="77777777" w:rsidR="006373ED" w:rsidRPr="00F8582F" w:rsidRDefault="006373ED">
      <w:pPr>
        <w:rPr>
          <w:rFonts w:ascii="TeXGyreHeros"/>
          <w:sz w:val="20"/>
        </w:rPr>
      </w:pPr>
      <w:r w:rsidRPr="00F8582F">
        <w:rPr>
          <w:rFonts w:ascii="TeXGyreHeros"/>
          <w:sz w:val="20"/>
        </w:rPr>
        <w:br w:type="page"/>
      </w:r>
    </w:p>
    <w:p w14:paraId="5F3FFC30" w14:textId="2C4AF6CE" w:rsidR="00FC294F" w:rsidRPr="00F8582F" w:rsidRDefault="006373ED" w:rsidP="006373ED">
      <w:pPr>
        <w:pStyle w:val="Ttulo1"/>
        <w:ind w:left="0"/>
      </w:pPr>
      <w:bookmarkStart w:id="47" w:name="_Toc176774542"/>
      <w:r w:rsidRPr="00F8582F">
        <w:lastRenderedPageBreak/>
        <w:t>Implementação</w:t>
      </w:r>
      <w:bookmarkEnd w:id="47"/>
    </w:p>
    <w:p w14:paraId="0611B3C7" w14:textId="77777777" w:rsidR="006373ED" w:rsidRPr="00F8582F" w:rsidRDefault="006373ED" w:rsidP="004234C5"/>
    <w:p w14:paraId="076E5B24" w14:textId="1ABCA377" w:rsidR="004234C5" w:rsidRPr="00F8582F" w:rsidRDefault="004234C5" w:rsidP="004234C5">
      <w:r w:rsidRPr="00F8582F">
        <w:tab/>
        <w:t xml:space="preserve">Como o projeto é composto por várias peças que necessitam de cabos para a comunicação e a transferência de energia, chegou-se a conclusão que seria mais fácil visualmente de separar os sensores por </w:t>
      </w:r>
      <w:r w:rsidR="008F4B14" w:rsidRPr="00F8582F">
        <w:t>várias</w:t>
      </w:r>
      <w:r w:rsidRPr="00F8582F">
        <w:t xml:space="preserve"> figuras para a demostração dos diagramas. Assim reduz-se a complexidade visual dos diagramas tornam-se mais fácil a compreensão das ligações.</w:t>
      </w:r>
    </w:p>
    <w:p w14:paraId="7EAE8C22" w14:textId="77777777" w:rsidR="004234C5" w:rsidRPr="00F8582F" w:rsidRDefault="004234C5" w:rsidP="004234C5"/>
    <w:p w14:paraId="1FAC1224" w14:textId="0EC71232" w:rsidR="006373ED" w:rsidRPr="00F8582F" w:rsidRDefault="006373ED" w:rsidP="00D3054E">
      <w:pPr>
        <w:pStyle w:val="Ttulo2"/>
        <w:ind w:left="0"/>
        <w:jc w:val="left"/>
      </w:pPr>
      <w:bookmarkStart w:id="48" w:name="_Toc176774543"/>
      <w:r w:rsidRPr="00F8582F">
        <w:t>Protótipos</w:t>
      </w:r>
      <w:bookmarkEnd w:id="48"/>
    </w:p>
    <w:p w14:paraId="0413B81E" w14:textId="77777777" w:rsidR="0066293C" w:rsidRPr="00F8582F" w:rsidRDefault="0066293C" w:rsidP="00D3054E">
      <w:pPr>
        <w:pStyle w:val="Ttulo2"/>
        <w:ind w:left="0"/>
        <w:jc w:val="left"/>
      </w:pPr>
    </w:p>
    <w:p w14:paraId="214E0EE0" w14:textId="57F6E7EC" w:rsidR="004234C5" w:rsidRPr="00F8582F" w:rsidRDefault="00740C4C" w:rsidP="006373ED">
      <w:pPr>
        <w:pStyle w:val="TableParagraph"/>
      </w:pPr>
      <w:r w:rsidRPr="00F8582F">
        <w:rPr>
          <w:sz w:val="22"/>
          <w:szCs w:val="22"/>
        </w:rPr>
        <w:t>A Figura 11 ilustra as ligações físicas do sensor MPU 9250, responsável pela aplicação do “</w:t>
      </w:r>
      <w:proofErr w:type="spellStart"/>
      <w:r w:rsidRPr="00F8582F">
        <w:rPr>
          <w:sz w:val="22"/>
          <w:szCs w:val="22"/>
        </w:rPr>
        <w:t>yaw</w:t>
      </w:r>
      <w:proofErr w:type="spellEnd"/>
      <w:r w:rsidRPr="00F8582F">
        <w:rPr>
          <w:sz w:val="22"/>
          <w:szCs w:val="22"/>
        </w:rPr>
        <w:t xml:space="preserve">, </w:t>
      </w:r>
      <w:proofErr w:type="spellStart"/>
      <w:r w:rsidRPr="00F8582F">
        <w:rPr>
          <w:sz w:val="22"/>
          <w:szCs w:val="22"/>
        </w:rPr>
        <w:t>pitch</w:t>
      </w:r>
      <w:proofErr w:type="spellEnd"/>
      <w:r w:rsidRPr="00F8582F">
        <w:rPr>
          <w:sz w:val="22"/>
          <w:szCs w:val="22"/>
        </w:rPr>
        <w:t xml:space="preserve">, </w:t>
      </w:r>
      <w:proofErr w:type="spellStart"/>
      <w:r w:rsidRPr="00F8582F">
        <w:rPr>
          <w:sz w:val="22"/>
          <w:szCs w:val="22"/>
        </w:rPr>
        <w:t>roll</w:t>
      </w:r>
      <w:proofErr w:type="spellEnd"/>
      <w:r w:rsidRPr="00F8582F">
        <w:rPr>
          <w:sz w:val="22"/>
          <w:szCs w:val="22"/>
        </w:rPr>
        <w:t xml:space="preserve"> XYZ” [20], um componente fundamental do projeto. O “</w:t>
      </w:r>
      <w:proofErr w:type="spellStart"/>
      <w:r w:rsidRPr="00F8582F">
        <w:rPr>
          <w:sz w:val="22"/>
          <w:szCs w:val="22"/>
        </w:rPr>
        <w:t>yaw</w:t>
      </w:r>
      <w:proofErr w:type="spellEnd"/>
      <w:r w:rsidRPr="00F8582F">
        <w:rPr>
          <w:sz w:val="22"/>
          <w:szCs w:val="22"/>
        </w:rPr>
        <w:t xml:space="preserve">, </w:t>
      </w:r>
      <w:proofErr w:type="spellStart"/>
      <w:r w:rsidRPr="00F8582F">
        <w:rPr>
          <w:sz w:val="22"/>
          <w:szCs w:val="22"/>
        </w:rPr>
        <w:t>pitch</w:t>
      </w:r>
      <w:proofErr w:type="spellEnd"/>
      <w:r w:rsidRPr="00F8582F">
        <w:rPr>
          <w:sz w:val="22"/>
          <w:szCs w:val="22"/>
        </w:rPr>
        <w:t xml:space="preserve">, </w:t>
      </w:r>
      <w:proofErr w:type="spellStart"/>
      <w:r w:rsidRPr="00F8582F">
        <w:rPr>
          <w:sz w:val="22"/>
          <w:szCs w:val="22"/>
        </w:rPr>
        <w:t>roll</w:t>
      </w:r>
      <w:proofErr w:type="spellEnd"/>
      <w:r w:rsidRPr="00F8582F">
        <w:rPr>
          <w:sz w:val="22"/>
          <w:szCs w:val="22"/>
        </w:rPr>
        <w:t xml:space="preserve"> XYZ” refere-se à análise da inclinação e aceleração nos três eixos existentes na física, desempenhando um papel crucial no comportamento do sistema.</w:t>
      </w:r>
    </w:p>
    <w:p w14:paraId="42D6D312" w14:textId="77777777" w:rsidR="0066293C" w:rsidRPr="00F8582F" w:rsidRDefault="0066293C" w:rsidP="006373ED">
      <w:pPr>
        <w:pStyle w:val="TableParagraph"/>
      </w:pPr>
    </w:p>
    <w:p w14:paraId="147A9A22" w14:textId="3E77BC08" w:rsidR="006F58CD" w:rsidRPr="00F8582F" w:rsidRDefault="00557395" w:rsidP="008D42A3">
      <w:pPr>
        <w:pStyle w:val="TableParagraph"/>
        <w:keepNext/>
        <w:ind w:firstLine="0"/>
      </w:pPr>
      <w:r w:rsidRPr="00F8582F">
        <w:rPr>
          <w:noProof/>
        </w:rPr>
        <w:drawing>
          <wp:inline distT="0" distB="0" distL="0" distR="0" wp14:anchorId="207B2421" wp14:editId="0BE50B77">
            <wp:extent cx="2910524" cy="2133600"/>
            <wp:effectExtent l="0" t="0" r="4445" b="0"/>
            <wp:docPr id="2109321862" name="Imagem 22" descr="Uma imagem com texto, circuito, Engenharia eletrónica, eletrónic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1862" name="Imagem 22" descr="Uma imagem com texto, circuito, Engenharia eletrónica, eletrónica&#10;&#10;Descrição gerada automa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6112" cy="2145027"/>
                    </a:xfrm>
                    <a:prstGeom prst="rect">
                      <a:avLst/>
                    </a:prstGeom>
                    <a:noFill/>
                    <a:ln>
                      <a:noFill/>
                    </a:ln>
                  </pic:spPr>
                </pic:pic>
              </a:graphicData>
            </a:graphic>
          </wp:inline>
        </w:drawing>
      </w:r>
    </w:p>
    <w:p w14:paraId="6715A80E" w14:textId="0A551BD4" w:rsidR="00557395" w:rsidRPr="00F8582F" w:rsidRDefault="008D42A3" w:rsidP="008D42A3">
      <w:pPr>
        <w:pStyle w:val="Legenda"/>
      </w:pPr>
      <w:bookmarkStart w:id="49" w:name="_Toc176772918"/>
      <w:r w:rsidRPr="00F8582F">
        <w:t xml:space="preserve">Figura </w:t>
      </w:r>
      <w:r w:rsidRPr="00F8582F">
        <w:fldChar w:fldCharType="begin"/>
      </w:r>
      <w:r w:rsidRPr="00F8582F">
        <w:instrText xml:space="preserve"> SEQ Figura \* ARABIC </w:instrText>
      </w:r>
      <w:r w:rsidRPr="00F8582F">
        <w:fldChar w:fldCharType="separate"/>
      </w:r>
      <w:r w:rsidRPr="00F8582F">
        <w:t>11</w:t>
      </w:r>
      <w:r w:rsidRPr="00F8582F">
        <w:fldChar w:fldCharType="end"/>
      </w:r>
      <w:r w:rsidRPr="00F8582F">
        <w:t xml:space="preserve"> - Diagrama Esquemático MPU-9250</w:t>
      </w:r>
      <w:bookmarkEnd w:id="49"/>
    </w:p>
    <w:p w14:paraId="3F86DC5A" w14:textId="3986D925" w:rsidR="00443940" w:rsidRPr="00F8582F" w:rsidRDefault="00443940" w:rsidP="00443940">
      <w:pPr>
        <w:pStyle w:val="TableParagraph"/>
        <w:rPr>
          <w:sz w:val="22"/>
          <w:szCs w:val="22"/>
        </w:rPr>
      </w:pPr>
      <w:r w:rsidRPr="00F8582F">
        <w:rPr>
          <w:sz w:val="22"/>
          <w:szCs w:val="22"/>
        </w:rPr>
        <w:t>A figura 12 ilustra as ligações físicas do Modulo RYLR896 cujo a sua responsabilidade é fazer a comunicação através da tecnologia Lora.</w:t>
      </w:r>
    </w:p>
    <w:p w14:paraId="14D8880E" w14:textId="33C03B1E" w:rsidR="008D42A3" w:rsidRPr="00F8582F" w:rsidRDefault="00557395" w:rsidP="008D42A3">
      <w:pPr>
        <w:pStyle w:val="TableParagraph"/>
        <w:keepNext/>
        <w:ind w:firstLine="0"/>
      </w:pPr>
      <w:r w:rsidRPr="00F8582F">
        <w:rPr>
          <w:noProof/>
        </w:rPr>
        <w:drawing>
          <wp:inline distT="0" distB="0" distL="0" distR="0" wp14:anchorId="52CF5346" wp14:editId="6BD956D5">
            <wp:extent cx="2235527" cy="2197100"/>
            <wp:effectExtent l="0" t="0" r="0" b="0"/>
            <wp:docPr id="29930830"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35527" cy="2197100"/>
                    </a:xfrm>
                    <a:prstGeom prst="rect">
                      <a:avLst/>
                    </a:prstGeom>
                    <a:noFill/>
                    <a:ln>
                      <a:noFill/>
                    </a:ln>
                  </pic:spPr>
                </pic:pic>
              </a:graphicData>
            </a:graphic>
          </wp:inline>
        </w:drawing>
      </w:r>
    </w:p>
    <w:p w14:paraId="25D525D9" w14:textId="634398A7" w:rsidR="006373ED" w:rsidRPr="00F8582F" w:rsidRDefault="008D42A3" w:rsidP="008D42A3">
      <w:pPr>
        <w:pStyle w:val="Legenda"/>
      </w:pPr>
      <w:bookmarkStart w:id="50" w:name="_Toc176772919"/>
      <w:r w:rsidRPr="00F8582F">
        <w:t xml:space="preserve">Figura </w:t>
      </w:r>
      <w:r w:rsidRPr="00F8582F">
        <w:fldChar w:fldCharType="begin"/>
      </w:r>
      <w:r w:rsidRPr="00F8582F">
        <w:instrText xml:space="preserve"> SEQ Figura \* ARABIC </w:instrText>
      </w:r>
      <w:r w:rsidRPr="00F8582F">
        <w:fldChar w:fldCharType="separate"/>
      </w:r>
      <w:r w:rsidRPr="00F8582F">
        <w:t>12</w:t>
      </w:r>
      <w:r w:rsidRPr="00F8582F">
        <w:fldChar w:fldCharType="end"/>
      </w:r>
      <w:r w:rsidRPr="00F8582F">
        <w:t xml:space="preserve"> - Diagrama Esquemático Modulo RYLR896</w:t>
      </w:r>
      <w:bookmarkEnd w:id="50"/>
    </w:p>
    <w:p w14:paraId="04BB8491" w14:textId="05452FA5" w:rsidR="00443940" w:rsidRPr="00F8582F" w:rsidRDefault="00443940">
      <w:pPr>
        <w:rPr>
          <w:sz w:val="24"/>
          <w:szCs w:val="24"/>
        </w:rPr>
      </w:pPr>
      <w:r w:rsidRPr="00F8582F">
        <w:br w:type="page"/>
      </w:r>
    </w:p>
    <w:p w14:paraId="4A418031" w14:textId="06E897FC" w:rsidR="008D42A3" w:rsidRPr="00F8582F" w:rsidRDefault="00443940" w:rsidP="00740C4C">
      <w:pPr>
        <w:pStyle w:val="TableParagraph"/>
      </w:pPr>
      <w:r w:rsidRPr="00F8582F">
        <w:rPr>
          <w:sz w:val="22"/>
          <w:szCs w:val="22"/>
        </w:rPr>
        <w:lastRenderedPageBreak/>
        <w:t xml:space="preserve">A figura 13 ilustra as ligações físicas do Modulo de GPS cujo a sua responsabilidade é a comunicação com os satélites para obter a localização </w:t>
      </w:r>
      <w:r w:rsidR="00740C4C" w:rsidRPr="00F8582F">
        <w:rPr>
          <w:sz w:val="22"/>
          <w:szCs w:val="22"/>
        </w:rPr>
        <w:t xml:space="preserve">e o </w:t>
      </w:r>
      <w:proofErr w:type="spellStart"/>
      <w:r w:rsidR="00740C4C" w:rsidRPr="00F8582F">
        <w:rPr>
          <w:sz w:val="22"/>
          <w:szCs w:val="22"/>
        </w:rPr>
        <w:t>arduido</w:t>
      </w:r>
      <w:proofErr w:type="spellEnd"/>
      <w:r w:rsidR="00740C4C" w:rsidRPr="00F8582F">
        <w:rPr>
          <w:sz w:val="22"/>
          <w:szCs w:val="22"/>
        </w:rPr>
        <w:t xml:space="preserve"> prosseguir com o seu processamento.</w:t>
      </w:r>
    </w:p>
    <w:p w14:paraId="4F49761B" w14:textId="77777777" w:rsidR="008D42A3" w:rsidRPr="00F8582F" w:rsidRDefault="00DC020F" w:rsidP="008D42A3">
      <w:pPr>
        <w:pStyle w:val="TableParagraph"/>
        <w:keepNext/>
        <w:ind w:firstLine="0"/>
      </w:pPr>
      <w:r w:rsidRPr="00F8582F">
        <w:rPr>
          <w:noProof/>
        </w:rPr>
        <w:drawing>
          <wp:inline distT="0" distB="0" distL="0" distR="0" wp14:anchorId="0C95DD9F" wp14:editId="1168A291">
            <wp:extent cx="3357463" cy="1739900"/>
            <wp:effectExtent l="0" t="0" r="0" b="0"/>
            <wp:docPr id="1659492866" name="Imagem 25" descr="Uma imagem com Componente eletrónico, Engenharia eletrónica, Componente de circuito, eletrónic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92866" name="Imagem 25" descr="Uma imagem com Componente eletrónico, Engenharia eletrónica, Componente de circuito, eletrónica&#10;&#10;Descrição gerada automa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8424" cy="1745580"/>
                    </a:xfrm>
                    <a:prstGeom prst="rect">
                      <a:avLst/>
                    </a:prstGeom>
                    <a:noFill/>
                    <a:ln>
                      <a:noFill/>
                    </a:ln>
                  </pic:spPr>
                </pic:pic>
              </a:graphicData>
            </a:graphic>
          </wp:inline>
        </w:drawing>
      </w:r>
    </w:p>
    <w:p w14:paraId="37C56F02" w14:textId="02A337A8" w:rsidR="008D42A3" w:rsidRPr="00F8582F" w:rsidRDefault="008D42A3" w:rsidP="008D42A3">
      <w:pPr>
        <w:pStyle w:val="Legenda"/>
      </w:pPr>
      <w:bookmarkStart w:id="51" w:name="_Toc176772920"/>
      <w:r w:rsidRPr="00F8582F">
        <w:t xml:space="preserve">Figura </w:t>
      </w:r>
      <w:r w:rsidRPr="00F8582F">
        <w:fldChar w:fldCharType="begin"/>
      </w:r>
      <w:r w:rsidRPr="00F8582F">
        <w:instrText xml:space="preserve"> SEQ Figura \* ARABIC </w:instrText>
      </w:r>
      <w:r w:rsidRPr="00F8582F">
        <w:fldChar w:fldCharType="separate"/>
      </w:r>
      <w:r w:rsidRPr="00F8582F">
        <w:t>13</w:t>
      </w:r>
      <w:r w:rsidRPr="00F8582F">
        <w:fldChar w:fldCharType="end"/>
      </w:r>
      <w:r w:rsidRPr="00F8582F">
        <w:t xml:space="preserve"> - Diagrama Esquemático Modulo GPS NEO-6M</w:t>
      </w:r>
      <w:bookmarkEnd w:id="51"/>
    </w:p>
    <w:p w14:paraId="0EE3DE2A" w14:textId="77777777" w:rsidR="008D42A3" w:rsidRPr="00F8582F" w:rsidRDefault="008D42A3" w:rsidP="008D42A3">
      <w:pPr>
        <w:pStyle w:val="TableParagraph"/>
        <w:ind w:firstLine="0"/>
      </w:pPr>
    </w:p>
    <w:p w14:paraId="52335F37" w14:textId="2956493C" w:rsidR="008D42A3" w:rsidRPr="00F8582F" w:rsidRDefault="00740C4C" w:rsidP="00740C4C">
      <w:pPr>
        <w:pStyle w:val="TableParagraph"/>
      </w:pPr>
      <w:r w:rsidRPr="00F8582F">
        <w:rPr>
          <w:sz w:val="22"/>
          <w:szCs w:val="22"/>
        </w:rPr>
        <w:t xml:space="preserve">A figura 14 ilustra as ligações físicas dos leds, </w:t>
      </w:r>
      <w:proofErr w:type="spellStart"/>
      <w:r w:rsidRPr="00F8582F">
        <w:rPr>
          <w:sz w:val="22"/>
          <w:szCs w:val="22"/>
        </w:rPr>
        <w:t>botao</w:t>
      </w:r>
      <w:proofErr w:type="spellEnd"/>
      <w:r w:rsidRPr="00F8582F">
        <w:rPr>
          <w:sz w:val="22"/>
          <w:szCs w:val="22"/>
        </w:rPr>
        <w:t xml:space="preserve"> e do </w:t>
      </w:r>
      <w:proofErr w:type="spellStart"/>
      <w:r w:rsidRPr="00F8582F">
        <w:rPr>
          <w:sz w:val="22"/>
          <w:szCs w:val="22"/>
        </w:rPr>
        <w:t>buzzer</w:t>
      </w:r>
      <w:proofErr w:type="spellEnd"/>
      <w:r w:rsidRPr="00F8582F">
        <w:rPr>
          <w:sz w:val="22"/>
          <w:szCs w:val="22"/>
        </w:rPr>
        <w:t>, peças que são responsáveis pela interação do utilizador.</w:t>
      </w:r>
    </w:p>
    <w:p w14:paraId="730E5546" w14:textId="77777777" w:rsidR="008D42A3" w:rsidRPr="00F8582F" w:rsidRDefault="00F60911" w:rsidP="008D42A3">
      <w:pPr>
        <w:pStyle w:val="TableParagraph"/>
        <w:keepNext/>
        <w:ind w:firstLine="0"/>
      </w:pPr>
      <w:r w:rsidRPr="00F8582F">
        <w:rPr>
          <w:noProof/>
        </w:rPr>
        <w:drawing>
          <wp:inline distT="0" distB="0" distL="0" distR="0" wp14:anchorId="5DB69DB0" wp14:editId="2D96E8AB">
            <wp:extent cx="3315515" cy="4038600"/>
            <wp:effectExtent l="0" t="0" r="0" b="0"/>
            <wp:docPr id="167540258"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l="4" r="19317"/>
                    <a:stretch/>
                  </pic:blipFill>
                  <pic:spPr bwMode="auto">
                    <a:xfrm>
                      <a:off x="0" y="0"/>
                      <a:ext cx="3337798" cy="4065743"/>
                    </a:xfrm>
                    <a:prstGeom prst="rect">
                      <a:avLst/>
                    </a:prstGeom>
                    <a:noFill/>
                    <a:ln>
                      <a:noFill/>
                    </a:ln>
                    <a:extLst>
                      <a:ext uri="{53640926-AAD7-44D8-BBD7-CCE9431645EC}">
                        <a14:shadowObscured xmlns:a14="http://schemas.microsoft.com/office/drawing/2010/main"/>
                      </a:ext>
                    </a:extLst>
                  </pic:spPr>
                </pic:pic>
              </a:graphicData>
            </a:graphic>
          </wp:inline>
        </w:drawing>
      </w:r>
    </w:p>
    <w:p w14:paraId="09F8465E" w14:textId="07265175" w:rsidR="00F60911" w:rsidRPr="00F8582F" w:rsidRDefault="008D42A3" w:rsidP="008D42A3">
      <w:pPr>
        <w:pStyle w:val="Legenda"/>
      </w:pPr>
      <w:bookmarkStart w:id="52" w:name="_Toc176772921"/>
      <w:r w:rsidRPr="00F8582F">
        <w:t xml:space="preserve">Figura </w:t>
      </w:r>
      <w:r w:rsidRPr="00F8582F">
        <w:fldChar w:fldCharType="begin"/>
      </w:r>
      <w:r w:rsidRPr="00F8582F">
        <w:instrText xml:space="preserve"> SEQ Figura \* ARABIC </w:instrText>
      </w:r>
      <w:r w:rsidRPr="00F8582F">
        <w:fldChar w:fldCharType="separate"/>
      </w:r>
      <w:r w:rsidRPr="00F8582F">
        <w:t>14</w:t>
      </w:r>
      <w:r w:rsidRPr="00F8582F">
        <w:fldChar w:fldCharType="end"/>
      </w:r>
      <w:r w:rsidRPr="00F8582F">
        <w:t xml:space="preserve"> - Diagrama Esquemático botão, Led, </w:t>
      </w:r>
      <w:proofErr w:type="spellStart"/>
      <w:r w:rsidRPr="00F8582F">
        <w:t>Buzzer</w:t>
      </w:r>
      <w:bookmarkEnd w:id="52"/>
      <w:proofErr w:type="spellEnd"/>
    </w:p>
    <w:p w14:paraId="0023163F" w14:textId="77777777" w:rsidR="00D3054E" w:rsidRPr="00F8582F" w:rsidRDefault="00D3054E">
      <w:pPr>
        <w:rPr>
          <w:b/>
          <w:bCs/>
          <w:sz w:val="34"/>
          <w:szCs w:val="34"/>
        </w:rPr>
      </w:pPr>
      <w:r w:rsidRPr="00F8582F">
        <w:br w:type="page"/>
      </w:r>
    </w:p>
    <w:p w14:paraId="64C37BFD" w14:textId="241C7804" w:rsidR="00D3054E" w:rsidRPr="00F8582F" w:rsidRDefault="00C67882" w:rsidP="00D3054E">
      <w:pPr>
        <w:pStyle w:val="Ttulo2"/>
        <w:ind w:left="0"/>
        <w:jc w:val="left"/>
      </w:pPr>
      <w:bookmarkStart w:id="53" w:name="_Toc176774544"/>
      <w:r w:rsidRPr="00F8582F">
        <w:lastRenderedPageBreak/>
        <w:t>Resultados e d</w:t>
      </w:r>
      <w:r w:rsidR="00D3054E" w:rsidRPr="00F8582F">
        <w:t>ificuldades na implementação</w:t>
      </w:r>
      <w:bookmarkEnd w:id="53"/>
    </w:p>
    <w:p w14:paraId="600BFC40" w14:textId="77777777" w:rsidR="009824E2" w:rsidRPr="00F8582F" w:rsidRDefault="009824E2" w:rsidP="009824E2"/>
    <w:p w14:paraId="015BB7DF" w14:textId="253996AC" w:rsidR="008757BA" w:rsidRPr="00F8582F" w:rsidRDefault="009824E2" w:rsidP="008757BA">
      <w:pPr>
        <w:ind w:firstLine="720"/>
        <w:jc w:val="both"/>
      </w:pPr>
      <w:r w:rsidRPr="00F8582F">
        <w:t xml:space="preserve">Certos módulos de desenvolvimento são, inicialmente, criados para a plataforma </w:t>
      </w:r>
      <w:proofErr w:type="spellStart"/>
      <w:r w:rsidRPr="00F8582F">
        <w:t>Arduino</w:t>
      </w:r>
      <w:proofErr w:type="spellEnd"/>
      <w:r w:rsidRPr="00F8582F">
        <w:t xml:space="preserve">, sendo posteriormente adaptados para outras plataformas, como o ESP32. Estas adaptações exigem um conhecimento avançado das linguagens de programação C e C++, o qual deve ser detido por especialistas com experiência nestas tecnologias. Para a limitação </w:t>
      </w:r>
      <w:r w:rsidR="006E201C" w:rsidRPr="00F8582F">
        <w:t xml:space="preserve">com que se deparou, </w:t>
      </w:r>
      <w:r w:rsidRPr="00F8582F">
        <w:t xml:space="preserve">era necessário um entendimento mais profundo na área de comunicações RFID, </w:t>
      </w:r>
      <w:r w:rsidR="006E201C" w:rsidRPr="00F8582F">
        <w:t>dada a diversidade de tipos</w:t>
      </w:r>
      <w:r w:rsidRPr="00F8582F">
        <w:t xml:space="preserve"> de comunicação, bandas e protocolos envolvidos.</w:t>
      </w:r>
    </w:p>
    <w:p w14:paraId="3F21665F" w14:textId="77777777" w:rsidR="008757BA" w:rsidRPr="00F8582F" w:rsidRDefault="008757BA" w:rsidP="008757BA">
      <w:pPr>
        <w:ind w:firstLine="720"/>
        <w:jc w:val="both"/>
      </w:pPr>
    </w:p>
    <w:p w14:paraId="4302E9CB" w14:textId="7B22A74D" w:rsidR="00D12B2E" w:rsidRPr="00F8582F" w:rsidRDefault="00D12B2E" w:rsidP="008757BA">
      <w:pPr>
        <w:jc w:val="both"/>
        <w:rPr>
          <w:b/>
          <w:bCs/>
        </w:rPr>
      </w:pPr>
      <w:r w:rsidRPr="00F8582F">
        <w:rPr>
          <w:b/>
          <w:bCs/>
        </w:rPr>
        <w:t>ESP32</w:t>
      </w:r>
    </w:p>
    <w:p w14:paraId="5486B03C" w14:textId="293F11C8" w:rsidR="00865347" w:rsidRPr="00F8582F" w:rsidRDefault="0087256A" w:rsidP="00D539DF">
      <w:pPr>
        <w:pStyle w:val="TableParagraph"/>
        <w:jc w:val="both"/>
        <w:rPr>
          <w:sz w:val="22"/>
          <w:szCs w:val="22"/>
        </w:rPr>
      </w:pPr>
      <w:r w:rsidRPr="00F8582F">
        <w:rPr>
          <w:sz w:val="22"/>
          <w:szCs w:val="22"/>
        </w:rPr>
        <w:t>Decidiu-se</w:t>
      </w:r>
      <w:r w:rsidR="00865347" w:rsidRPr="00F8582F">
        <w:rPr>
          <w:sz w:val="22"/>
          <w:szCs w:val="22"/>
        </w:rPr>
        <w:t xml:space="preserve"> substituir o ESP32 pelo </w:t>
      </w:r>
      <w:r w:rsidRPr="00F8582F">
        <w:rPr>
          <w:sz w:val="22"/>
          <w:szCs w:val="22"/>
        </w:rPr>
        <w:t>Arduíno</w:t>
      </w:r>
      <w:r w:rsidR="00865347" w:rsidRPr="00F8582F">
        <w:rPr>
          <w:sz w:val="22"/>
          <w:szCs w:val="22"/>
        </w:rPr>
        <w:t xml:space="preserve"> Uno em virtude das diferenças significativas nas características dos conversores analógico-digitais (ADC) de ambos os dispositivos e da forma como os sensores reagiam a essas diferenças.</w:t>
      </w:r>
    </w:p>
    <w:p w14:paraId="4E23D3C6" w14:textId="77777777" w:rsidR="00865347" w:rsidRPr="00F8582F" w:rsidRDefault="00865347" w:rsidP="00D539DF">
      <w:pPr>
        <w:pStyle w:val="TableParagraph"/>
        <w:jc w:val="both"/>
        <w:rPr>
          <w:sz w:val="22"/>
          <w:szCs w:val="22"/>
        </w:rPr>
      </w:pPr>
    </w:p>
    <w:p w14:paraId="4F8034EF" w14:textId="445320F2" w:rsidR="00865347" w:rsidRPr="00F8582F" w:rsidRDefault="00865347" w:rsidP="00D539DF">
      <w:pPr>
        <w:pStyle w:val="TableParagraph"/>
        <w:jc w:val="both"/>
        <w:rPr>
          <w:sz w:val="22"/>
          <w:szCs w:val="22"/>
        </w:rPr>
      </w:pPr>
      <w:r w:rsidRPr="00F8582F">
        <w:rPr>
          <w:sz w:val="22"/>
          <w:szCs w:val="22"/>
        </w:rPr>
        <w:t xml:space="preserve">O </w:t>
      </w:r>
      <w:r w:rsidR="0087256A" w:rsidRPr="00F8582F">
        <w:rPr>
          <w:sz w:val="22"/>
          <w:szCs w:val="22"/>
        </w:rPr>
        <w:t>Arduíno</w:t>
      </w:r>
      <w:r w:rsidRPr="00F8582F">
        <w:rPr>
          <w:sz w:val="22"/>
          <w:szCs w:val="22"/>
        </w:rPr>
        <w:t xml:space="preserve"> Uno está equipado com um conversor analógico-digital de 10 bits, o que permite que o valor retornado varie entre 0 e 1023. Esta resolução é adequada para muitos sensores</w:t>
      </w:r>
      <w:r w:rsidR="009824E2" w:rsidRPr="00F8582F">
        <w:rPr>
          <w:sz w:val="22"/>
          <w:szCs w:val="22"/>
        </w:rPr>
        <w:t>.</w:t>
      </w:r>
      <w:r w:rsidRPr="00F8582F">
        <w:rPr>
          <w:sz w:val="22"/>
          <w:szCs w:val="22"/>
        </w:rPr>
        <w:t xml:space="preserve"> Além disso, o </w:t>
      </w:r>
      <w:r w:rsidR="0087256A" w:rsidRPr="00F8582F">
        <w:rPr>
          <w:sz w:val="22"/>
          <w:szCs w:val="22"/>
        </w:rPr>
        <w:t>Arduíno</w:t>
      </w:r>
      <w:r w:rsidRPr="00F8582F">
        <w:rPr>
          <w:sz w:val="22"/>
          <w:szCs w:val="22"/>
        </w:rPr>
        <w:t xml:space="preserve"> Uno opera com uma referência de tensão de 5V </w:t>
      </w:r>
      <w:r w:rsidR="009824E2" w:rsidRPr="00F8582F">
        <w:rPr>
          <w:sz w:val="22"/>
          <w:szCs w:val="22"/>
        </w:rPr>
        <w:t>ou 3.3V</w:t>
      </w:r>
      <w:r w:rsidRPr="00F8582F">
        <w:rPr>
          <w:sz w:val="22"/>
          <w:szCs w:val="22"/>
        </w:rPr>
        <w:t>.</w:t>
      </w:r>
    </w:p>
    <w:p w14:paraId="047BA525" w14:textId="77777777" w:rsidR="00865347" w:rsidRPr="00F8582F" w:rsidRDefault="00865347" w:rsidP="00D539DF">
      <w:pPr>
        <w:pStyle w:val="TableParagraph"/>
        <w:jc w:val="both"/>
        <w:rPr>
          <w:sz w:val="22"/>
          <w:szCs w:val="22"/>
        </w:rPr>
      </w:pPr>
    </w:p>
    <w:p w14:paraId="167B3AA2" w14:textId="7911E1FB" w:rsidR="00865347" w:rsidRPr="00F8582F" w:rsidRDefault="00865347" w:rsidP="00D539DF">
      <w:pPr>
        <w:pStyle w:val="TableParagraph"/>
        <w:jc w:val="both"/>
        <w:rPr>
          <w:sz w:val="22"/>
          <w:szCs w:val="22"/>
        </w:rPr>
      </w:pPr>
      <w:r w:rsidRPr="00F8582F">
        <w:rPr>
          <w:sz w:val="22"/>
          <w:szCs w:val="22"/>
        </w:rPr>
        <w:t xml:space="preserve">Em contraste, o </w:t>
      </w:r>
      <w:r w:rsidRPr="00F8582F">
        <w:rPr>
          <w:sz w:val="22"/>
          <w:szCs w:val="22"/>
          <w:u w:val="single"/>
        </w:rPr>
        <w:t>ESP32</w:t>
      </w:r>
      <w:r w:rsidRPr="00F8582F">
        <w:rPr>
          <w:sz w:val="22"/>
          <w:szCs w:val="22"/>
        </w:rPr>
        <w:t xml:space="preserve"> possui um conversor analógico-digital de 12 bits, com valores que vão de 0 a 4095, oferecendo uma resolução superior. Apesar da maior resolução do ESP32 parecer uma vantagem, esta pode resultar em leituras menos compatíveis com os sensores, que estavam otimizados para a referência de 5V do </w:t>
      </w:r>
      <w:r w:rsidR="0087256A" w:rsidRPr="00F8582F">
        <w:rPr>
          <w:sz w:val="22"/>
          <w:szCs w:val="22"/>
        </w:rPr>
        <w:t>Arduíno</w:t>
      </w:r>
      <w:r w:rsidRPr="00F8582F">
        <w:rPr>
          <w:sz w:val="22"/>
          <w:szCs w:val="22"/>
        </w:rPr>
        <w:t xml:space="preserve"> Uno. A discrepância na referência de tensão e na resolução provocar</w:t>
      </w:r>
      <w:r w:rsidR="009824E2" w:rsidRPr="00F8582F">
        <w:rPr>
          <w:sz w:val="22"/>
          <w:szCs w:val="22"/>
        </w:rPr>
        <w:t>am</w:t>
      </w:r>
      <w:r w:rsidRPr="00F8582F">
        <w:rPr>
          <w:sz w:val="22"/>
          <w:szCs w:val="22"/>
        </w:rPr>
        <w:t xml:space="preserve"> diferenças significativas nas medições, tornando o </w:t>
      </w:r>
      <w:r w:rsidR="0087256A" w:rsidRPr="00F8582F">
        <w:rPr>
          <w:sz w:val="22"/>
          <w:szCs w:val="22"/>
        </w:rPr>
        <w:t>Arduíno</w:t>
      </w:r>
      <w:r w:rsidRPr="00F8582F">
        <w:rPr>
          <w:sz w:val="22"/>
          <w:szCs w:val="22"/>
        </w:rPr>
        <w:t xml:space="preserve"> Uno uma escolha mais apropriad</w:t>
      </w:r>
      <w:r w:rsidR="009824E2" w:rsidRPr="00F8582F">
        <w:rPr>
          <w:sz w:val="22"/>
          <w:szCs w:val="22"/>
        </w:rPr>
        <w:t>a</w:t>
      </w:r>
      <w:r w:rsidRPr="00F8582F">
        <w:rPr>
          <w:sz w:val="22"/>
          <w:szCs w:val="22"/>
        </w:rPr>
        <w:t>.</w:t>
      </w:r>
    </w:p>
    <w:p w14:paraId="1085298D" w14:textId="77777777" w:rsidR="00865347" w:rsidRPr="00F8582F" w:rsidRDefault="00865347" w:rsidP="00D539DF">
      <w:pPr>
        <w:pStyle w:val="TableParagraph"/>
        <w:jc w:val="both"/>
        <w:rPr>
          <w:sz w:val="22"/>
          <w:szCs w:val="22"/>
        </w:rPr>
      </w:pPr>
    </w:p>
    <w:p w14:paraId="798AF2AC" w14:textId="0E8207F5" w:rsidR="00D3054E" w:rsidRPr="00F8582F" w:rsidRDefault="00865347" w:rsidP="00D539DF">
      <w:pPr>
        <w:pStyle w:val="TableParagraph"/>
        <w:jc w:val="both"/>
        <w:rPr>
          <w:sz w:val="22"/>
          <w:szCs w:val="22"/>
        </w:rPr>
      </w:pPr>
      <w:r w:rsidRPr="00F8582F">
        <w:rPr>
          <w:sz w:val="22"/>
          <w:szCs w:val="22"/>
        </w:rPr>
        <w:t>Desta forma, ao considerar a precisão e a compatibilidade dos sensores com o ADC dos microcontroladores, opt</w:t>
      </w:r>
      <w:r w:rsidR="0087256A" w:rsidRPr="00F8582F">
        <w:rPr>
          <w:sz w:val="22"/>
          <w:szCs w:val="22"/>
        </w:rPr>
        <w:t>ou-se</w:t>
      </w:r>
      <w:r w:rsidRPr="00F8582F">
        <w:rPr>
          <w:sz w:val="22"/>
          <w:szCs w:val="22"/>
        </w:rPr>
        <w:t xml:space="preserve"> pelo </w:t>
      </w:r>
      <w:r w:rsidR="0087256A" w:rsidRPr="00F8582F">
        <w:rPr>
          <w:sz w:val="22"/>
          <w:szCs w:val="22"/>
        </w:rPr>
        <w:t>Arduíno</w:t>
      </w:r>
      <w:r w:rsidRPr="00F8582F">
        <w:rPr>
          <w:sz w:val="22"/>
          <w:szCs w:val="22"/>
        </w:rPr>
        <w:t xml:space="preserve"> Uno, uma vez que este respondeu de forma mais adequada às condições e requisitos dos sensores em comparação com o ESP32.</w:t>
      </w:r>
    </w:p>
    <w:p w14:paraId="2C78D339" w14:textId="77777777" w:rsidR="00C67882" w:rsidRPr="00F8582F" w:rsidRDefault="00C67882" w:rsidP="00D539DF">
      <w:pPr>
        <w:pStyle w:val="TableParagraph"/>
        <w:jc w:val="both"/>
        <w:rPr>
          <w:sz w:val="22"/>
          <w:szCs w:val="22"/>
        </w:rPr>
      </w:pPr>
    </w:p>
    <w:p w14:paraId="29A26DF8" w14:textId="77777777" w:rsidR="00B67D15" w:rsidRPr="00F8582F" w:rsidRDefault="00B67D15" w:rsidP="00B67D15">
      <w:pPr>
        <w:pStyle w:val="TableParagraph"/>
        <w:jc w:val="both"/>
        <w:rPr>
          <w:sz w:val="22"/>
          <w:szCs w:val="22"/>
        </w:rPr>
      </w:pPr>
      <w:r w:rsidRPr="00F8582F">
        <w:rPr>
          <w:sz w:val="22"/>
          <w:szCs w:val="22"/>
        </w:rPr>
        <w:t>Através do estudo realizado em laboratório, foi possível observar a variação dos valores e identificar as variáveis essenciais para o desenvolvimento do protótipo. Esta fase inicial revelou-se crucial para que o projeto pudesse cumprir com os objetivos estabelecidos desde o início.</w:t>
      </w:r>
    </w:p>
    <w:p w14:paraId="40BF51E5" w14:textId="3822C9BF" w:rsidR="00D3054E" w:rsidRPr="00F8582F" w:rsidRDefault="00D3054E" w:rsidP="00B67D15">
      <w:pPr>
        <w:pStyle w:val="TableParagraph"/>
        <w:jc w:val="both"/>
        <w:rPr>
          <w:u w:val="single"/>
        </w:rPr>
      </w:pPr>
      <w:r w:rsidRPr="00F8582F">
        <w:br w:type="page"/>
      </w:r>
    </w:p>
    <w:p w14:paraId="6AB6CBE2" w14:textId="77777777" w:rsidR="00A0459A" w:rsidRPr="00F8582F" w:rsidRDefault="00A0459A" w:rsidP="00C67882">
      <w:pPr>
        <w:pStyle w:val="Ttulo1"/>
        <w:ind w:left="0"/>
      </w:pPr>
      <w:bookmarkStart w:id="54" w:name="_Toc176774545"/>
      <w:r w:rsidRPr="00F8582F">
        <w:lastRenderedPageBreak/>
        <w:t>Conclusão</w:t>
      </w:r>
      <w:bookmarkEnd w:id="54"/>
    </w:p>
    <w:p w14:paraId="208098A5" w14:textId="77777777" w:rsidR="00A0459A" w:rsidRPr="00F8582F" w:rsidRDefault="00A0459A">
      <w:pPr>
        <w:rPr>
          <w:rFonts w:ascii="TeXGyreHeros"/>
          <w:sz w:val="20"/>
        </w:rPr>
      </w:pPr>
    </w:p>
    <w:p w14:paraId="6328A2B3" w14:textId="79E67B52" w:rsidR="007E7D29" w:rsidRPr="00F8582F" w:rsidRDefault="007E7D29" w:rsidP="007E7D29">
      <w:pPr>
        <w:pStyle w:val="TableParagraph"/>
        <w:jc w:val="both"/>
        <w:rPr>
          <w:sz w:val="22"/>
          <w:szCs w:val="22"/>
        </w:rPr>
      </w:pPr>
      <w:r w:rsidRPr="00F8582F">
        <w:rPr>
          <w:sz w:val="22"/>
          <w:szCs w:val="22"/>
        </w:rPr>
        <w:t>Em conclusão, o protótipo desenvolvido demonstrou-se eficaz numa fase inicial, cumprindo os objetivos propostos e contribuindo para a assistência a idosos, com potencial de aplicação em casos de quedas envolvendo turistas. No entanto, os resultados obtidos validam a conceção e o desenvolvimento do protótipo, destacando a sua relevância para a melhoria da qualidade de vida dos utilizadores. Futuramente, com base nas melhorias já mencionadas no capítulo seguinte, espera-se que a otimização da precisão dos sensores e a integração de novas funcionalidades tornem o sistema ainda mais robusto e adequado para diferentes cenários de aplicação.</w:t>
      </w:r>
    </w:p>
    <w:p w14:paraId="753A6FC4" w14:textId="009805F1" w:rsidR="00A0459A" w:rsidRPr="00F8582F" w:rsidRDefault="00A0459A" w:rsidP="007E7D29">
      <w:pPr>
        <w:ind w:firstLine="720"/>
        <w:rPr>
          <w:rFonts w:ascii="TeXGyreHeros"/>
          <w:sz w:val="20"/>
        </w:rPr>
      </w:pPr>
      <w:r w:rsidRPr="00F8582F">
        <w:rPr>
          <w:rFonts w:ascii="TeXGyreHeros"/>
          <w:sz w:val="20"/>
        </w:rPr>
        <w:br w:type="page"/>
      </w:r>
    </w:p>
    <w:p w14:paraId="40C2F04F" w14:textId="72F0BA58" w:rsidR="00A0459A" w:rsidRPr="00F8582F" w:rsidRDefault="00A0459A" w:rsidP="00C67882">
      <w:pPr>
        <w:pStyle w:val="Ttulo1"/>
        <w:ind w:left="0"/>
      </w:pPr>
      <w:bookmarkStart w:id="55" w:name="_Toc176774546"/>
      <w:r w:rsidRPr="00F8582F">
        <w:lastRenderedPageBreak/>
        <w:t>Melhorias Futuras</w:t>
      </w:r>
      <w:bookmarkEnd w:id="55"/>
    </w:p>
    <w:p w14:paraId="39311468" w14:textId="77777777" w:rsidR="00A0459A" w:rsidRPr="00F8582F" w:rsidRDefault="00A0459A" w:rsidP="002873C8"/>
    <w:p w14:paraId="6D2173CC" w14:textId="77777777" w:rsidR="00C44BE4" w:rsidRPr="00F8582F" w:rsidRDefault="0011461D" w:rsidP="00C44BE4">
      <w:pPr>
        <w:jc w:val="both"/>
      </w:pPr>
      <w:r w:rsidRPr="00F8582F">
        <w:tab/>
      </w:r>
      <w:r w:rsidR="00C44BE4" w:rsidRPr="00F8582F">
        <w:t>Embora este projeto académico seja ainda um protótipo, ao longo do desenvolvimento começaram a ser idealizadas as possíveis evoluções e melhorias que o produto poderia ter.</w:t>
      </w:r>
    </w:p>
    <w:p w14:paraId="51A27D9C" w14:textId="77777777" w:rsidR="00C44BE4" w:rsidRPr="00F8582F" w:rsidRDefault="00C44BE4" w:rsidP="00C44BE4">
      <w:pPr>
        <w:jc w:val="both"/>
      </w:pPr>
    </w:p>
    <w:p w14:paraId="37645A83" w14:textId="72481034" w:rsidR="00C44BE4" w:rsidRPr="00F8582F" w:rsidRDefault="00C44BE4" w:rsidP="00C44BE4">
      <w:pPr>
        <w:ind w:firstLine="720"/>
        <w:jc w:val="both"/>
      </w:pPr>
      <w:r w:rsidRPr="00F8582F">
        <w:t>Uma das melhorias consideradas, mesmo antes do início do desenvolvimento do código, foi a possibilidade de o projeto se transformar num "</w:t>
      </w:r>
      <w:proofErr w:type="spellStart"/>
      <w:r w:rsidRPr="00F8582F">
        <w:t>wearable</w:t>
      </w:r>
      <w:proofErr w:type="spellEnd"/>
      <w:r w:rsidRPr="00F8582F">
        <w:t>", ou seja, numa peça tecnológica vestível. Inicialmente, pensou-se numa pulseira ou bracelete. No entanto, ao longo do projeto, verificou-se que um cinto poderia também ser uma solução viável, uma vez que ficaria posicionado na zona mais central do corpo humano, permitindo melhores resultados na deteção ao longo do eixo vertical (eixo Z), que é uma das variáveis usadas pelo projeto para acionar o alarme.</w:t>
      </w:r>
    </w:p>
    <w:p w14:paraId="3275F516" w14:textId="77777777" w:rsidR="00C44BE4" w:rsidRPr="00F8582F" w:rsidRDefault="00C44BE4" w:rsidP="00C44BE4">
      <w:pPr>
        <w:jc w:val="both"/>
      </w:pPr>
    </w:p>
    <w:p w14:paraId="1FF121BE" w14:textId="00DCD221" w:rsidR="00C44BE4" w:rsidRPr="00F8582F" w:rsidRDefault="00C44BE4" w:rsidP="00C44BE4">
      <w:pPr>
        <w:ind w:firstLine="720"/>
        <w:jc w:val="both"/>
      </w:pPr>
      <w:r w:rsidRPr="00F8582F">
        <w:t>Outra melhoria considerada durante o período de desenvolvimento foi a implementação de um modelo treinado de Inteligência Artificial. Esta abordagem poderia tornar a deteção de quedas mais eficaz e possibilitar a identificação de quedas em coordenadas específicas, minimizando os riscos de falsos positivos e falsos negativos, e ajudando o sistema a distinguir mais precisamente entre verdadeiros positivos e verdadeiros negativos.</w:t>
      </w:r>
    </w:p>
    <w:p w14:paraId="68552AB8" w14:textId="00A83AD0" w:rsidR="00A0459A" w:rsidRPr="00F8582F" w:rsidRDefault="00A0459A" w:rsidP="00C44BE4"/>
    <w:p w14:paraId="69407738" w14:textId="01B89033" w:rsidR="00FC294F" w:rsidRPr="00F8582F" w:rsidRDefault="00FC294F">
      <w:pPr>
        <w:rPr>
          <w:rFonts w:ascii="TeXGyreHeros"/>
          <w:sz w:val="20"/>
        </w:rPr>
      </w:pPr>
      <w:r w:rsidRPr="00F8582F">
        <w:rPr>
          <w:rFonts w:ascii="TeXGyreHeros"/>
          <w:sz w:val="20"/>
        </w:rPr>
        <w:br w:type="page"/>
      </w:r>
    </w:p>
    <w:p w14:paraId="136F3CCB" w14:textId="77777777" w:rsidR="001D5711" w:rsidRPr="00F8582F" w:rsidRDefault="00000000">
      <w:pPr>
        <w:pStyle w:val="Ttulo1"/>
        <w:spacing w:before="263"/>
      </w:pPr>
      <w:bookmarkStart w:id="56" w:name="Bibliografia"/>
      <w:bookmarkStart w:id="57" w:name="_bookmark5"/>
      <w:bookmarkStart w:id="58" w:name="_Toc176774547"/>
      <w:bookmarkEnd w:id="56"/>
      <w:bookmarkEnd w:id="57"/>
      <w:r w:rsidRPr="00F8582F">
        <w:lastRenderedPageBreak/>
        <w:t>Bibliografia</w:t>
      </w:r>
      <w:bookmarkEnd w:id="58"/>
    </w:p>
    <w:p w14:paraId="727E72B4" w14:textId="77777777" w:rsidR="00AD438D" w:rsidRPr="00F8582F" w:rsidRDefault="00AD438D" w:rsidP="00AD438D">
      <w:pPr>
        <w:tabs>
          <w:tab w:val="left" w:pos="997"/>
        </w:tabs>
        <w:spacing w:line="312" w:lineRule="auto"/>
        <w:rPr>
          <w:sz w:val="24"/>
        </w:rPr>
      </w:pPr>
      <w:bookmarkStart w:id="59" w:name="_bookmark6"/>
      <w:bookmarkEnd w:id="59"/>
    </w:p>
    <w:p w14:paraId="6789AC6D" w14:textId="152C663C" w:rsidR="00AD438D" w:rsidRPr="00F8582F" w:rsidRDefault="00AD438D" w:rsidP="00AD438D">
      <w:pPr>
        <w:pStyle w:val="PargrafodaLista"/>
        <w:numPr>
          <w:ilvl w:val="0"/>
          <w:numId w:val="1"/>
        </w:numPr>
        <w:tabs>
          <w:tab w:val="left" w:pos="997"/>
        </w:tabs>
        <w:spacing w:line="312" w:lineRule="auto"/>
        <w:rPr>
          <w:sz w:val="24"/>
        </w:rPr>
      </w:pPr>
      <w:bookmarkStart w:id="60" w:name="_Ref175825563"/>
      <w:r w:rsidRPr="00F8582F">
        <w:rPr>
          <w:sz w:val="24"/>
        </w:rPr>
        <w:t xml:space="preserve">C. E. Stefani </w:t>
      </w:r>
      <w:proofErr w:type="spellStart"/>
      <w:r w:rsidRPr="00F8582F">
        <w:rPr>
          <w:sz w:val="24"/>
        </w:rPr>
        <w:t>and</w:t>
      </w:r>
      <w:proofErr w:type="spellEnd"/>
      <w:r w:rsidRPr="00F8582F">
        <w:rPr>
          <w:sz w:val="24"/>
        </w:rPr>
        <w:t xml:space="preserve"> M. </w:t>
      </w:r>
      <w:proofErr w:type="spellStart"/>
      <w:r w:rsidRPr="00F8582F">
        <w:rPr>
          <w:sz w:val="24"/>
        </w:rPr>
        <w:t>Duduchi</w:t>
      </w:r>
      <w:proofErr w:type="spellEnd"/>
      <w:r w:rsidRPr="00F8582F">
        <w:rPr>
          <w:sz w:val="24"/>
        </w:rPr>
        <w:t>, “Ele</w:t>
      </w:r>
      <w:r w:rsidR="006E201C" w:rsidRPr="00F8582F">
        <w:rPr>
          <w:sz w:val="24"/>
        </w:rPr>
        <w:t>me</w:t>
      </w:r>
      <w:r w:rsidRPr="00F8582F">
        <w:rPr>
          <w:sz w:val="24"/>
        </w:rPr>
        <w:t>ntos de colaboração nos métodos ágeis de desenvolvimento de software,” in Anais do XVIII Simpósio Brasileiro de Sistemas Colaborativos, 2023, pp. 86–100.</w:t>
      </w:r>
      <w:bookmarkEnd w:id="60"/>
    </w:p>
    <w:p w14:paraId="79B05967" w14:textId="23AC118F" w:rsidR="008E7B62" w:rsidRPr="00F8582F" w:rsidRDefault="00AD438D" w:rsidP="008E7B62">
      <w:pPr>
        <w:pStyle w:val="PargrafodaLista"/>
        <w:widowControl/>
        <w:numPr>
          <w:ilvl w:val="0"/>
          <w:numId w:val="1"/>
        </w:numPr>
        <w:shd w:val="clear" w:color="auto" w:fill="F8F9FA"/>
        <w:autoSpaceDE/>
        <w:autoSpaceDN/>
        <w:rPr>
          <w:sz w:val="24"/>
          <w:szCs w:val="24"/>
          <w:lang w:eastAsia="pt-PT"/>
        </w:rPr>
      </w:pPr>
      <w:bookmarkStart w:id="61" w:name="_Ref175825935"/>
      <w:proofErr w:type="spellStart"/>
      <w:r w:rsidRPr="00F8582F">
        <w:rPr>
          <w:sz w:val="24"/>
          <w:szCs w:val="24"/>
          <w:lang w:eastAsia="pt-PT"/>
        </w:rPr>
        <w:t>Sekudan</w:t>
      </w:r>
      <w:proofErr w:type="spellEnd"/>
      <w:r w:rsidRPr="00F8582F">
        <w:rPr>
          <w:sz w:val="24"/>
          <w:szCs w:val="24"/>
          <w:lang w:eastAsia="pt-PT"/>
        </w:rPr>
        <w:t xml:space="preserve">, E. E., </w:t>
      </w:r>
      <w:proofErr w:type="spellStart"/>
      <w:r w:rsidRPr="00F8582F">
        <w:rPr>
          <w:sz w:val="24"/>
          <w:szCs w:val="24"/>
          <w:lang w:eastAsia="pt-PT"/>
        </w:rPr>
        <w:t>Azhar</w:t>
      </w:r>
      <w:proofErr w:type="spellEnd"/>
      <w:r w:rsidRPr="00F8582F">
        <w:rPr>
          <w:sz w:val="24"/>
          <w:szCs w:val="24"/>
          <w:lang w:eastAsia="pt-PT"/>
        </w:rPr>
        <w:t xml:space="preserve">, A. M., &amp; </w:t>
      </w:r>
      <w:proofErr w:type="spellStart"/>
      <w:r w:rsidRPr="00F8582F">
        <w:rPr>
          <w:sz w:val="24"/>
          <w:szCs w:val="24"/>
          <w:lang w:eastAsia="pt-PT"/>
        </w:rPr>
        <w:t>Azahar</w:t>
      </w:r>
      <w:proofErr w:type="spellEnd"/>
      <w:r w:rsidRPr="00F8582F">
        <w:rPr>
          <w:sz w:val="24"/>
          <w:szCs w:val="24"/>
          <w:lang w:eastAsia="pt-PT"/>
        </w:rPr>
        <w:t xml:space="preserve">, K. B. (2021). </w:t>
      </w:r>
      <w:proofErr w:type="spellStart"/>
      <w:r w:rsidRPr="00F8582F">
        <w:rPr>
          <w:sz w:val="24"/>
          <w:szCs w:val="24"/>
          <w:lang w:eastAsia="pt-PT"/>
        </w:rPr>
        <w:t>Iot-based</w:t>
      </w:r>
      <w:proofErr w:type="spellEnd"/>
      <w:r w:rsidRPr="00F8582F">
        <w:rPr>
          <w:sz w:val="24"/>
          <w:szCs w:val="24"/>
          <w:lang w:eastAsia="pt-PT"/>
        </w:rPr>
        <w:t xml:space="preserve"> solar </w:t>
      </w:r>
      <w:proofErr w:type="spellStart"/>
      <w:r w:rsidRPr="00F8582F">
        <w:rPr>
          <w:sz w:val="24"/>
          <w:szCs w:val="24"/>
          <w:lang w:eastAsia="pt-PT"/>
        </w:rPr>
        <w:t>energy</w:t>
      </w:r>
      <w:proofErr w:type="spellEnd"/>
      <w:r w:rsidRPr="00F8582F">
        <w:rPr>
          <w:sz w:val="24"/>
          <w:szCs w:val="24"/>
          <w:lang w:eastAsia="pt-PT"/>
        </w:rPr>
        <w:t>. </w:t>
      </w:r>
      <w:proofErr w:type="spellStart"/>
      <w:r w:rsidRPr="00F8582F">
        <w:rPr>
          <w:i/>
          <w:iCs/>
          <w:sz w:val="24"/>
          <w:szCs w:val="24"/>
          <w:lang w:eastAsia="pt-PT"/>
        </w:rPr>
        <w:t>International</w:t>
      </w:r>
      <w:proofErr w:type="spellEnd"/>
      <w:r w:rsidRPr="00F8582F">
        <w:rPr>
          <w:i/>
          <w:iCs/>
          <w:sz w:val="24"/>
          <w:szCs w:val="24"/>
          <w:lang w:eastAsia="pt-PT"/>
        </w:rPr>
        <w:t xml:space="preserve"> </w:t>
      </w:r>
      <w:proofErr w:type="spellStart"/>
      <w:r w:rsidRPr="00F8582F">
        <w:rPr>
          <w:i/>
          <w:iCs/>
          <w:sz w:val="24"/>
          <w:szCs w:val="24"/>
          <w:lang w:eastAsia="pt-PT"/>
        </w:rPr>
        <w:t>Journal</w:t>
      </w:r>
      <w:proofErr w:type="spellEnd"/>
      <w:r w:rsidRPr="00F8582F">
        <w:rPr>
          <w:i/>
          <w:iCs/>
          <w:sz w:val="24"/>
          <w:szCs w:val="24"/>
          <w:lang w:eastAsia="pt-PT"/>
        </w:rPr>
        <w:t xml:space="preserve"> </w:t>
      </w:r>
      <w:proofErr w:type="spellStart"/>
      <w:r w:rsidRPr="00F8582F">
        <w:rPr>
          <w:i/>
          <w:iCs/>
          <w:sz w:val="24"/>
          <w:szCs w:val="24"/>
          <w:lang w:eastAsia="pt-PT"/>
        </w:rPr>
        <w:t>of</w:t>
      </w:r>
      <w:proofErr w:type="spellEnd"/>
      <w:r w:rsidRPr="00F8582F">
        <w:rPr>
          <w:i/>
          <w:iCs/>
          <w:sz w:val="24"/>
          <w:szCs w:val="24"/>
          <w:lang w:eastAsia="pt-PT"/>
        </w:rPr>
        <w:t xml:space="preserve"> </w:t>
      </w:r>
      <w:proofErr w:type="spellStart"/>
      <w:r w:rsidRPr="00F8582F">
        <w:rPr>
          <w:i/>
          <w:iCs/>
          <w:sz w:val="24"/>
          <w:szCs w:val="24"/>
          <w:lang w:eastAsia="pt-PT"/>
        </w:rPr>
        <w:t>Recent</w:t>
      </w:r>
      <w:proofErr w:type="spellEnd"/>
      <w:r w:rsidRPr="00F8582F">
        <w:rPr>
          <w:i/>
          <w:iCs/>
          <w:sz w:val="24"/>
          <w:szCs w:val="24"/>
          <w:lang w:eastAsia="pt-PT"/>
        </w:rPr>
        <w:t xml:space="preserve"> </w:t>
      </w:r>
      <w:proofErr w:type="spellStart"/>
      <w:r w:rsidRPr="00F8582F">
        <w:rPr>
          <w:i/>
          <w:iCs/>
          <w:sz w:val="24"/>
          <w:szCs w:val="24"/>
          <w:lang w:eastAsia="pt-PT"/>
        </w:rPr>
        <w:t>Technology</w:t>
      </w:r>
      <w:proofErr w:type="spellEnd"/>
      <w:r w:rsidRPr="00F8582F">
        <w:rPr>
          <w:i/>
          <w:iCs/>
          <w:sz w:val="24"/>
          <w:szCs w:val="24"/>
          <w:lang w:eastAsia="pt-PT"/>
        </w:rPr>
        <w:t xml:space="preserve"> </w:t>
      </w:r>
      <w:proofErr w:type="spellStart"/>
      <w:r w:rsidRPr="00F8582F">
        <w:rPr>
          <w:i/>
          <w:iCs/>
          <w:sz w:val="24"/>
          <w:szCs w:val="24"/>
          <w:lang w:eastAsia="pt-PT"/>
        </w:rPr>
        <w:t>and</w:t>
      </w:r>
      <w:proofErr w:type="spellEnd"/>
      <w:r w:rsidRPr="00F8582F">
        <w:rPr>
          <w:i/>
          <w:iCs/>
          <w:sz w:val="24"/>
          <w:szCs w:val="24"/>
          <w:lang w:eastAsia="pt-PT"/>
        </w:rPr>
        <w:t xml:space="preserve"> </w:t>
      </w:r>
      <w:proofErr w:type="spellStart"/>
      <w:r w:rsidRPr="00F8582F">
        <w:rPr>
          <w:i/>
          <w:iCs/>
          <w:sz w:val="24"/>
          <w:szCs w:val="24"/>
          <w:lang w:eastAsia="pt-PT"/>
        </w:rPr>
        <w:t>Applied</w:t>
      </w:r>
      <w:proofErr w:type="spellEnd"/>
      <w:r w:rsidRPr="00F8582F">
        <w:rPr>
          <w:i/>
          <w:iCs/>
          <w:sz w:val="24"/>
          <w:szCs w:val="24"/>
          <w:lang w:eastAsia="pt-PT"/>
        </w:rPr>
        <w:t xml:space="preserve"> </w:t>
      </w:r>
      <w:proofErr w:type="spellStart"/>
      <w:r w:rsidRPr="00F8582F">
        <w:rPr>
          <w:i/>
          <w:iCs/>
          <w:sz w:val="24"/>
          <w:szCs w:val="24"/>
          <w:lang w:eastAsia="pt-PT"/>
        </w:rPr>
        <w:t>Science</w:t>
      </w:r>
      <w:proofErr w:type="spellEnd"/>
      <w:r w:rsidRPr="00F8582F">
        <w:rPr>
          <w:i/>
          <w:iCs/>
          <w:sz w:val="24"/>
          <w:szCs w:val="24"/>
          <w:lang w:eastAsia="pt-PT"/>
        </w:rPr>
        <w:t xml:space="preserve"> (IJORTAS)</w:t>
      </w:r>
      <w:r w:rsidRPr="00F8582F">
        <w:rPr>
          <w:sz w:val="24"/>
          <w:szCs w:val="24"/>
          <w:lang w:eastAsia="pt-PT"/>
        </w:rPr>
        <w:t>, </w:t>
      </w:r>
      <w:r w:rsidRPr="00F8582F">
        <w:rPr>
          <w:i/>
          <w:iCs/>
          <w:sz w:val="24"/>
          <w:szCs w:val="24"/>
          <w:lang w:eastAsia="pt-PT"/>
        </w:rPr>
        <w:t>3</w:t>
      </w:r>
      <w:r w:rsidRPr="00F8582F">
        <w:rPr>
          <w:sz w:val="24"/>
          <w:szCs w:val="24"/>
          <w:lang w:eastAsia="pt-PT"/>
        </w:rPr>
        <w:t>(2), 40–57.</w:t>
      </w:r>
      <w:bookmarkEnd w:id="61"/>
    </w:p>
    <w:p w14:paraId="719DFCD5" w14:textId="47353038" w:rsidR="008E7B62" w:rsidRPr="00F8582F" w:rsidRDefault="00000000" w:rsidP="00AD438D">
      <w:pPr>
        <w:pStyle w:val="PargrafodaLista"/>
        <w:widowControl/>
        <w:numPr>
          <w:ilvl w:val="0"/>
          <w:numId w:val="1"/>
        </w:numPr>
        <w:shd w:val="clear" w:color="auto" w:fill="F8F9FA"/>
        <w:autoSpaceDE/>
        <w:autoSpaceDN/>
        <w:rPr>
          <w:sz w:val="24"/>
          <w:szCs w:val="24"/>
          <w:lang w:eastAsia="pt-PT"/>
        </w:rPr>
      </w:pPr>
      <w:hyperlink r:id="rId23" w:history="1">
        <w:bookmarkStart w:id="62" w:name="_Ref175826686"/>
        <w:r w:rsidR="008E7B62" w:rsidRPr="00F8582F">
          <w:rPr>
            <w:rStyle w:val="Hiperligao"/>
            <w:sz w:val="24"/>
            <w:szCs w:val="24"/>
            <w:lang w:eastAsia="pt-PT"/>
          </w:rPr>
          <w:t>https://www.apple.com/pt/shop/buy-watch/apple-watch</w:t>
        </w:r>
        <w:bookmarkEnd w:id="62"/>
      </w:hyperlink>
    </w:p>
    <w:bookmarkStart w:id="63" w:name="_Ref175826698"/>
    <w:p w14:paraId="43EF5C2A" w14:textId="3D769AFD" w:rsidR="008E7B62" w:rsidRPr="00F8582F" w:rsidRDefault="00244FBA" w:rsidP="00AD438D">
      <w:pPr>
        <w:pStyle w:val="PargrafodaLista"/>
        <w:widowControl/>
        <w:numPr>
          <w:ilvl w:val="0"/>
          <w:numId w:val="1"/>
        </w:numPr>
        <w:shd w:val="clear" w:color="auto" w:fill="F8F9FA"/>
        <w:autoSpaceDE/>
        <w:autoSpaceDN/>
        <w:rPr>
          <w:sz w:val="24"/>
          <w:szCs w:val="24"/>
          <w:lang w:eastAsia="pt-PT"/>
        </w:rPr>
      </w:pPr>
      <w:r w:rsidRPr="00F8582F">
        <w:rPr>
          <w:sz w:val="24"/>
          <w:szCs w:val="24"/>
          <w:lang w:eastAsia="pt-PT"/>
        </w:rPr>
        <w:fldChar w:fldCharType="begin"/>
      </w:r>
      <w:r w:rsidRPr="00F8582F">
        <w:rPr>
          <w:sz w:val="24"/>
          <w:szCs w:val="24"/>
          <w:lang w:eastAsia="pt-PT"/>
        </w:rPr>
        <w:instrText>HYPERLINK "https://www.samsung.com/pt/watches/galaxy-watch7/buy/?srsltid=AfmBOoqT1bZgxW2gA_eo2uTKfm_Ei3zlbqV3gRalvTC9qv1GUa0bS5ar"</w:instrText>
      </w:r>
      <w:r w:rsidRPr="00F8582F">
        <w:rPr>
          <w:sz w:val="24"/>
          <w:szCs w:val="24"/>
          <w:lang w:eastAsia="pt-PT"/>
        </w:rPr>
      </w:r>
      <w:r w:rsidRPr="00F8582F">
        <w:rPr>
          <w:sz w:val="24"/>
          <w:szCs w:val="24"/>
          <w:lang w:eastAsia="pt-PT"/>
        </w:rPr>
        <w:fldChar w:fldCharType="separate"/>
      </w:r>
      <w:r w:rsidRPr="00F8582F">
        <w:rPr>
          <w:rStyle w:val="Hiperligao"/>
          <w:sz w:val="24"/>
          <w:szCs w:val="24"/>
          <w:lang w:eastAsia="pt-PT"/>
        </w:rPr>
        <w:t>https://www.samsung.com/pt/watches/galaxy-watch7/buy/?srsltid=AfmBOoqT1bZgxW2gA_eo2uTKfm_Ei3zlbqV3gRalvTC9qv1GUa0bS5ar</w:t>
      </w:r>
      <w:bookmarkEnd w:id="63"/>
      <w:r w:rsidRPr="00F8582F">
        <w:rPr>
          <w:sz w:val="24"/>
          <w:szCs w:val="24"/>
          <w:lang w:eastAsia="pt-PT"/>
        </w:rPr>
        <w:fldChar w:fldCharType="end"/>
      </w:r>
    </w:p>
    <w:p w14:paraId="20E8C963" w14:textId="7E25BDC5" w:rsidR="00244FBA" w:rsidRPr="00F8582F" w:rsidRDefault="00000000" w:rsidP="00AD438D">
      <w:pPr>
        <w:pStyle w:val="PargrafodaLista"/>
        <w:widowControl/>
        <w:numPr>
          <w:ilvl w:val="0"/>
          <w:numId w:val="1"/>
        </w:numPr>
        <w:shd w:val="clear" w:color="auto" w:fill="F8F9FA"/>
        <w:autoSpaceDE/>
        <w:autoSpaceDN/>
        <w:rPr>
          <w:sz w:val="24"/>
          <w:szCs w:val="24"/>
          <w:lang w:eastAsia="pt-PT"/>
        </w:rPr>
      </w:pPr>
      <w:hyperlink r:id="rId24" w:history="1">
        <w:bookmarkStart w:id="64" w:name="_Ref175828120"/>
        <w:r w:rsidR="00244FBA" w:rsidRPr="00F8582F">
          <w:rPr>
            <w:rStyle w:val="Hiperligao"/>
            <w:sz w:val="24"/>
            <w:szCs w:val="24"/>
            <w:lang w:eastAsia="pt-PT"/>
          </w:rPr>
          <w:t>https://www.arduino.cc/en/software</w:t>
        </w:r>
        <w:bookmarkEnd w:id="64"/>
      </w:hyperlink>
    </w:p>
    <w:bookmarkStart w:id="65" w:name="_Ref175830439"/>
    <w:p w14:paraId="45EFBD5F" w14:textId="7BC48707" w:rsidR="00E736C5" w:rsidRPr="00F8582F" w:rsidRDefault="00E736C5" w:rsidP="00E736C5">
      <w:pPr>
        <w:pStyle w:val="PargrafodaLista"/>
        <w:widowControl/>
        <w:numPr>
          <w:ilvl w:val="0"/>
          <w:numId w:val="1"/>
        </w:numPr>
        <w:shd w:val="clear" w:color="auto" w:fill="F8F9FA"/>
        <w:autoSpaceDE/>
        <w:autoSpaceDN/>
        <w:rPr>
          <w:sz w:val="24"/>
          <w:szCs w:val="24"/>
          <w:lang w:eastAsia="pt-PT"/>
        </w:rPr>
      </w:pPr>
      <w:r w:rsidRPr="00F8582F">
        <w:rPr>
          <w:sz w:val="24"/>
          <w:szCs w:val="24"/>
          <w:lang w:eastAsia="pt-PT"/>
        </w:rPr>
        <w:fldChar w:fldCharType="begin"/>
      </w:r>
      <w:r w:rsidRPr="00F8582F">
        <w:rPr>
          <w:sz w:val="24"/>
          <w:szCs w:val="24"/>
          <w:lang w:eastAsia="pt-PT"/>
        </w:rPr>
        <w:instrText>HYPERLINK "https://learn.microsoft.com/pt-br/cpp/preprocessor/c-cpp-preprocessor-reference?view=msvc-170"</w:instrText>
      </w:r>
      <w:r w:rsidRPr="00F8582F">
        <w:rPr>
          <w:sz w:val="24"/>
          <w:szCs w:val="24"/>
          <w:lang w:eastAsia="pt-PT"/>
        </w:rPr>
      </w:r>
      <w:r w:rsidRPr="00F8582F">
        <w:rPr>
          <w:sz w:val="24"/>
          <w:szCs w:val="24"/>
          <w:lang w:eastAsia="pt-PT"/>
        </w:rPr>
        <w:fldChar w:fldCharType="separate"/>
      </w:r>
      <w:r w:rsidRPr="00F8582F">
        <w:rPr>
          <w:rStyle w:val="Hiperligao"/>
          <w:sz w:val="24"/>
          <w:szCs w:val="24"/>
          <w:lang w:eastAsia="pt-PT"/>
        </w:rPr>
        <w:t>https://learn.microsoft.com/pt-br/cpp/preprocessor/c-cpp-preprocessor-reference?view=msvc-170</w:t>
      </w:r>
      <w:bookmarkEnd w:id="65"/>
      <w:r w:rsidRPr="00F8582F">
        <w:rPr>
          <w:sz w:val="24"/>
          <w:szCs w:val="24"/>
          <w:lang w:eastAsia="pt-PT"/>
        </w:rPr>
        <w:fldChar w:fldCharType="end"/>
      </w:r>
    </w:p>
    <w:p w14:paraId="133AE198" w14:textId="70A50C8C" w:rsidR="00826FB1" w:rsidRPr="00F8582F" w:rsidRDefault="00000000" w:rsidP="00527C29">
      <w:pPr>
        <w:pStyle w:val="PargrafodaLista"/>
        <w:widowControl/>
        <w:numPr>
          <w:ilvl w:val="0"/>
          <w:numId w:val="1"/>
        </w:numPr>
        <w:shd w:val="clear" w:color="auto" w:fill="F8F9FA"/>
        <w:autoSpaceDE/>
        <w:autoSpaceDN/>
        <w:rPr>
          <w:sz w:val="24"/>
          <w:szCs w:val="24"/>
          <w:lang w:eastAsia="pt-PT"/>
        </w:rPr>
      </w:pPr>
      <w:hyperlink r:id="rId25" w:history="1">
        <w:bookmarkStart w:id="66" w:name="_Ref175833147"/>
        <w:r w:rsidR="00826FB1" w:rsidRPr="00F8582F">
          <w:rPr>
            <w:rStyle w:val="Hiperligao"/>
            <w:sz w:val="24"/>
            <w:szCs w:val="24"/>
            <w:lang w:eastAsia="pt-PT"/>
          </w:rPr>
          <w:t>https://docs.arduino.cc/software/ide-v1/tutorials/getting-started/cores/arduino-avr/</w:t>
        </w:r>
        <w:bookmarkEnd w:id="66"/>
      </w:hyperlink>
    </w:p>
    <w:p w14:paraId="34DD3CE4" w14:textId="279F8B38" w:rsidR="00826FB1" w:rsidRPr="00F8582F" w:rsidRDefault="00000000" w:rsidP="00440DEC">
      <w:pPr>
        <w:pStyle w:val="PargrafodaLista"/>
        <w:widowControl/>
        <w:numPr>
          <w:ilvl w:val="0"/>
          <w:numId w:val="1"/>
        </w:numPr>
        <w:shd w:val="clear" w:color="auto" w:fill="F8F9FA"/>
        <w:autoSpaceDE/>
        <w:autoSpaceDN/>
        <w:rPr>
          <w:sz w:val="24"/>
          <w:szCs w:val="24"/>
          <w:lang w:eastAsia="pt-PT"/>
        </w:rPr>
      </w:pPr>
      <w:hyperlink r:id="rId26" w:history="1">
        <w:bookmarkStart w:id="67" w:name="_Ref175833245"/>
        <w:r w:rsidR="00826FB1" w:rsidRPr="00F8582F">
          <w:rPr>
            <w:rStyle w:val="Hiperligao"/>
            <w:sz w:val="24"/>
            <w:szCs w:val="24"/>
            <w:lang w:eastAsia="pt-PT"/>
          </w:rPr>
          <w:t>https://dl.espressif.com/dl/package_esp32_index.json</w:t>
        </w:r>
        <w:bookmarkEnd w:id="67"/>
      </w:hyperlink>
    </w:p>
    <w:p w14:paraId="06A70B39" w14:textId="35A07DF9" w:rsidR="00E736C5" w:rsidRPr="00F8582F" w:rsidRDefault="00000000" w:rsidP="00AD438D">
      <w:pPr>
        <w:pStyle w:val="PargrafodaLista"/>
        <w:widowControl/>
        <w:numPr>
          <w:ilvl w:val="0"/>
          <w:numId w:val="1"/>
        </w:numPr>
        <w:shd w:val="clear" w:color="auto" w:fill="F8F9FA"/>
        <w:autoSpaceDE/>
        <w:autoSpaceDN/>
        <w:rPr>
          <w:sz w:val="24"/>
          <w:szCs w:val="24"/>
          <w:lang w:eastAsia="pt-PT"/>
        </w:rPr>
      </w:pPr>
      <w:hyperlink r:id="rId27" w:history="1">
        <w:bookmarkStart w:id="68" w:name="_Ref175832878"/>
        <w:r w:rsidR="00E736C5" w:rsidRPr="00F8582F">
          <w:rPr>
            <w:rStyle w:val="Hiperligao"/>
            <w:sz w:val="24"/>
            <w:szCs w:val="24"/>
            <w:lang w:eastAsia="pt-PT"/>
          </w:rPr>
          <w:t>https://www.arduino.cc/reference/en/libraries/mpu9250/</w:t>
        </w:r>
        <w:bookmarkEnd w:id="68"/>
      </w:hyperlink>
    </w:p>
    <w:p w14:paraId="583A0F68" w14:textId="225EFB64" w:rsidR="00E736C5" w:rsidRPr="00F8582F" w:rsidRDefault="00000000" w:rsidP="00AD438D">
      <w:pPr>
        <w:pStyle w:val="PargrafodaLista"/>
        <w:widowControl/>
        <w:numPr>
          <w:ilvl w:val="0"/>
          <w:numId w:val="1"/>
        </w:numPr>
        <w:shd w:val="clear" w:color="auto" w:fill="F8F9FA"/>
        <w:autoSpaceDE/>
        <w:autoSpaceDN/>
        <w:rPr>
          <w:sz w:val="24"/>
          <w:szCs w:val="24"/>
          <w:lang w:eastAsia="pt-PT"/>
        </w:rPr>
      </w:pPr>
      <w:hyperlink r:id="rId28" w:history="1">
        <w:bookmarkStart w:id="69" w:name="_Ref175832976"/>
        <w:r w:rsidR="00E736C5" w:rsidRPr="00F8582F">
          <w:rPr>
            <w:rStyle w:val="Hiperligao"/>
            <w:sz w:val="24"/>
            <w:szCs w:val="24"/>
            <w:lang w:eastAsia="pt-PT"/>
          </w:rPr>
          <w:t>https://docs.arduino.cc/learn/built-in-libraries/software-serial/</w:t>
        </w:r>
        <w:bookmarkEnd w:id="69"/>
      </w:hyperlink>
    </w:p>
    <w:p w14:paraId="7ACDE47C" w14:textId="076C607C" w:rsidR="00E736C5" w:rsidRPr="00F8582F" w:rsidRDefault="00000000" w:rsidP="00AD438D">
      <w:pPr>
        <w:pStyle w:val="PargrafodaLista"/>
        <w:widowControl/>
        <w:numPr>
          <w:ilvl w:val="0"/>
          <w:numId w:val="1"/>
        </w:numPr>
        <w:shd w:val="clear" w:color="auto" w:fill="F8F9FA"/>
        <w:autoSpaceDE/>
        <w:autoSpaceDN/>
        <w:rPr>
          <w:sz w:val="24"/>
          <w:szCs w:val="24"/>
          <w:lang w:eastAsia="pt-PT"/>
        </w:rPr>
      </w:pPr>
      <w:hyperlink r:id="rId29" w:history="1">
        <w:bookmarkStart w:id="70" w:name="_Ref175833004"/>
        <w:r w:rsidR="00E736C5" w:rsidRPr="00F8582F">
          <w:rPr>
            <w:rStyle w:val="Hiperligao"/>
            <w:sz w:val="24"/>
            <w:szCs w:val="24"/>
            <w:lang w:eastAsia="pt-PT"/>
          </w:rPr>
          <w:t>https://www.arduino.cc/reference/en/libraries/tinygpsplus/</w:t>
        </w:r>
        <w:bookmarkEnd w:id="70"/>
      </w:hyperlink>
    </w:p>
    <w:p w14:paraId="47AA0522" w14:textId="2EE57C6C" w:rsidR="00BA0726" w:rsidRPr="00F8582F" w:rsidRDefault="00000000" w:rsidP="00EB1EE8">
      <w:pPr>
        <w:pStyle w:val="PargrafodaLista"/>
        <w:widowControl/>
        <w:numPr>
          <w:ilvl w:val="0"/>
          <w:numId w:val="1"/>
        </w:numPr>
        <w:shd w:val="clear" w:color="auto" w:fill="F8F9FA"/>
        <w:autoSpaceDE/>
        <w:autoSpaceDN/>
        <w:rPr>
          <w:sz w:val="24"/>
          <w:szCs w:val="24"/>
          <w:lang w:eastAsia="pt-PT"/>
        </w:rPr>
      </w:pPr>
      <w:hyperlink r:id="rId30" w:history="1">
        <w:bookmarkStart w:id="71" w:name="_Ref175833022"/>
        <w:r w:rsidR="00E736C5" w:rsidRPr="00F8582F">
          <w:rPr>
            <w:rStyle w:val="Hiperligao"/>
            <w:sz w:val="24"/>
            <w:szCs w:val="24"/>
            <w:lang w:eastAsia="pt-PT"/>
          </w:rPr>
          <w:t>https://www.arduino.cc/reference/en/language/functions/communication/wire/</w:t>
        </w:r>
        <w:bookmarkEnd w:id="71"/>
      </w:hyperlink>
    </w:p>
    <w:p w14:paraId="3514B147" w14:textId="59E92D84" w:rsidR="00BA0726" w:rsidRPr="00F8582F" w:rsidRDefault="00000000" w:rsidP="00FC294F">
      <w:pPr>
        <w:pStyle w:val="PargrafodaLista"/>
        <w:widowControl/>
        <w:numPr>
          <w:ilvl w:val="0"/>
          <w:numId w:val="1"/>
        </w:numPr>
        <w:shd w:val="clear" w:color="auto" w:fill="F8F9FA"/>
        <w:autoSpaceDE/>
        <w:autoSpaceDN/>
        <w:rPr>
          <w:sz w:val="24"/>
          <w:szCs w:val="24"/>
          <w:lang w:eastAsia="pt-PT"/>
        </w:rPr>
      </w:pPr>
      <w:hyperlink r:id="rId31" w:history="1">
        <w:r w:rsidR="00BA0726" w:rsidRPr="00F8582F">
          <w:rPr>
            <w:rStyle w:val="Hiperligao"/>
            <w:sz w:val="24"/>
            <w:szCs w:val="24"/>
            <w:lang w:eastAsia="pt-PT"/>
          </w:rPr>
          <w:t>https://store.arduino.cc/products/arduino-uno-rev3?srsltid=AfmBOormaAl1vV4FjdkGH-e1rsInjXrlJo5qx6XywfuZGDFAR6yJVmgG</w:t>
        </w:r>
      </w:hyperlink>
    </w:p>
    <w:p w14:paraId="03C9295C" w14:textId="2CAD3652" w:rsidR="00FC294F" w:rsidRPr="00F8582F" w:rsidRDefault="00000000" w:rsidP="00EB1EE8">
      <w:pPr>
        <w:pStyle w:val="PargrafodaLista"/>
        <w:widowControl/>
        <w:numPr>
          <w:ilvl w:val="0"/>
          <w:numId w:val="1"/>
        </w:numPr>
        <w:shd w:val="clear" w:color="auto" w:fill="F8F9FA"/>
        <w:autoSpaceDE/>
        <w:autoSpaceDN/>
        <w:rPr>
          <w:sz w:val="24"/>
          <w:szCs w:val="24"/>
          <w:lang w:eastAsia="pt-PT"/>
        </w:rPr>
      </w:pPr>
      <w:hyperlink r:id="rId32" w:history="1">
        <w:r w:rsidR="00FC294F" w:rsidRPr="00F8582F">
          <w:rPr>
            <w:rStyle w:val="Hiperligao"/>
            <w:sz w:val="24"/>
            <w:szCs w:val="24"/>
            <w:lang w:eastAsia="pt-PT"/>
          </w:rPr>
          <w:t>https://store.arduino.cc/products/arduino-micro</w:t>
        </w:r>
      </w:hyperlink>
    </w:p>
    <w:p w14:paraId="2DEBAB5C" w14:textId="77777777" w:rsidR="00FC294F" w:rsidRPr="00F8582F" w:rsidRDefault="00000000" w:rsidP="00FC294F">
      <w:pPr>
        <w:pStyle w:val="PargrafodaLista"/>
        <w:widowControl/>
        <w:numPr>
          <w:ilvl w:val="0"/>
          <w:numId w:val="1"/>
        </w:numPr>
        <w:shd w:val="clear" w:color="auto" w:fill="F8F9FA"/>
        <w:autoSpaceDE/>
        <w:autoSpaceDN/>
        <w:rPr>
          <w:sz w:val="24"/>
          <w:szCs w:val="24"/>
          <w:lang w:eastAsia="pt-PT"/>
        </w:rPr>
      </w:pPr>
      <w:hyperlink r:id="rId33" w:history="1">
        <w:bookmarkStart w:id="72" w:name="_Ref175921402"/>
        <w:r w:rsidR="00FC294F" w:rsidRPr="00F8582F">
          <w:rPr>
            <w:rStyle w:val="Hiperligao"/>
            <w:sz w:val="24"/>
            <w:szCs w:val="24"/>
            <w:lang w:eastAsia="pt-PT"/>
          </w:rPr>
          <w:t>https://reyax.com/products/RYLR896</w:t>
        </w:r>
        <w:bookmarkEnd w:id="72"/>
      </w:hyperlink>
    </w:p>
    <w:p w14:paraId="0D9E21C4" w14:textId="5683B777" w:rsidR="00FC294F" w:rsidRPr="00F8582F" w:rsidRDefault="00000000" w:rsidP="003646DB">
      <w:pPr>
        <w:pStyle w:val="PargrafodaLista"/>
        <w:widowControl/>
        <w:numPr>
          <w:ilvl w:val="0"/>
          <w:numId w:val="1"/>
        </w:numPr>
        <w:shd w:val="clear" w:color="auto" w:fill="F8F9FA"/>
        <w:autoSpaceDE/>
        <w:autoSpaceDN/>
        <w:rPr>
          <w:sz w:val="24"/>
          <w:szCs w:val="24"/>
          <w:lang w:eastAsia="pt-PT"/>
        </w:rPr>
      </w:pPr>
      <w:hyperlink r:id="rId34" w:history="1">
        <w:bookmarkStart w:id="73" w:name="_Ref175920373"/>
        <w:r w:rsidR="00FC294F" w:rsidRPr="00F8582F">
          <w:rPr>
            <w:rStyle w:val="Hiperligao"/>
            <w:sz w:val="24"/>
            <w:szCs w:val="24"/>
            <w:lang w:eastAsia="pt-PT"/>
          </w:rPr>
          <w:t>https://www.botnroll.com/pt/gps-gnss/4548-m-dulo-gps-neo-6m-uart-c-antena-cer-mica.html</w:t>
        </w:r>
        <w:bookmarkEnd w:id="73"/>
      </w:hyperlink>
    </w:p>
    <w:p w14:paraId="49BD7336" w14:textId="24F1CBDB" w:rsidR="00FC294F" w:rsidRPr="00F8582F" w:rsidRDefault="00000000" w:rsidP="003646DB">
      <w:pPr>
        <w:pStyle w:val="PargrafodaLista"/>
        <w:widowControl/>
        <w:numPr>
          <w:ilvl w:val="0"/>
          <w:numId w:val="1"/>
        </w:numPr>
        <w:shd w:val="clear" w:color="auto" w:fill="F8F9FA"/>
        <w:autoSpaceDE/>
        <w:autoSpaceDN/>
        <w:rPr>
          <w:sz w:val="24"/>
          <w:szCs w:val="24"/>
          <w:lang w:eastAsia="pt-PT"/>
        </w:rPr>
      </w:pPr>
      <w:hyperlink r:id="rId35" w:history="1">
        <w:bookmarkStart w:id="74" w:name="_Ref175920570"/>
        <w:r w:rsidR="00FC294F" w:rsidRPr="00F8582F">
          <w:rPr>
            <w:rStyle w:val="Hiperligao"/>
            <w:sz w:val="24"/>
            <w:szCs w:val="24"/>
            <w:lang w:eastAsia="pt-PT"/>
          </w:rPr>
          <w:t>https://www.botnroll.com/pt/acelerometros/3735-imu-9dof-mpu-9250-girosc-pio-aceler-metro-e-magnet-metro-i2c-e-spi.html</w:t>
        </w:r>
        <w:bookmarkEnd w:id="74"/>
      </w:hyperlink>
    </w:p>
    <w:p w14:paraId="07CBED7A" w14:textId="4CDDE468" w:rsidR="001D5711" w:rsidRPr="00F8582F" w:rsidRDefault="00000000" w:rsidP="0075522E">
      <w:pPr>
        <w:pStyle w:val="PargrafodaLista"/>
        <w:widowControl/>
        <w:numPr>
          <w:ilvl w:val="0"/>
          <w:numId w:val="1"/>
        </w:numPr>
        <w:shd w:val="clear" w:color="auto" w:fill="F8F9FA"/>
        <w:autoSpaceDE/>
        <w:autoSpaceDN/>
        <w:rPr>
          <w:rStyle w:val="Hiperligao"/>
          <w:color w:val="auto"/>
          <w:sz w:val="24"/>
          <w:szCs w:val="24"/>
          <w:u w:val="none"/>
          <w:lang w:eastAsia="pt-PT"/>
        </w:rPr>
      </w:pPr>
      <w:hyperlink r:id="rId36" w:history="1">
        <w:bookmarkStart w:id="75" w:name="_Ref176262338"/>
        <w:r w:rsidR="004234C5" w:rsidRPr="00F8582F">
          <w:rPr>
            <w:rStyle w:val="Hiperligao"/>
            <w:sz w:val="24"/>
            <w:szCs w:val="24"/>
            <w:lang w:eastAsia="pt-PT"/>
          </w:rPr>
          <w:t>https://mecharithm.com/learning/lesson/explicit-representations-orientation-robotics-roll-pitch-yaw-angles-15</w:t>
        </w:r>
        <w:bookmarkEnd w:id="75"/>
      </w:hyperlink>
    </w:p>
    <w:p w14:paraId="15680D86" w14:textId="2AAE2266" w:rsidR="005330F4" w:rsidRPr="00EB1EE8" w:rsidRDefault="005330F4" w:rsidP="0075522E">
      <w:pPr>
        <w:pStyle w:val="PargrafodaLista"/>
        <w:widowControl/>
        <w:numPr>
          <w:ilvl w:val="0"/>
          <w:numId w:val="1"/>
        </w:numPr>
        <w:shd w:val="clear" w:color="auto" w:fill="F8F9FA"/>
        <w:autoSpaceDE/>
        <w:autoSpaceDN/>
        <w:rPr>
          <w:sz w:val="24"/>
          <w:szCs w:val="24"/>
          <w:lang w:eastAsia="pt-PT"/>
        </w:rPr>
      </w:pPr>
      <w:r w:rsidRPr="00F8582F">
        <w:rPr>
          <w:sz w:val="24"/>
          <w:szCs w:val="24"/>
          <w:lang w:eastAsia="pt-PT"/>
        </w:rPr>
        <w:t>https://www.ptrobotics.com/</w:t>
      </w:r>
    </w:p>
    <w:sectPr w:rsidR="005330F4" w:rsidRPr="00EB1EE8">
      <w:pgSz w:w="11910" w:h="16840"/>
      <w:pgMar w:top="1580" w:right="920" w:bottom="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C05F4" w14:textId="77777777" w:rsidR="009A02FA" w:rsidRPr="00F8582F" w:rsidRDefault="009A02FA" w:rsidP="000F2366">
      <w:r w:rsidRPr="00F8582F">
        <w:separator/>
      </w:r>
    </w:p>
  </w:endnote>
  <w:endnote w:type="continuationSeparator" w:id="0">
    <w:p w14:paraId="7F59EF9C" w14:textId="77777777" w:rsidR="009A02FA" w:rsidRPr="00F8582F" w:rsidRDefault="009A02FA" w:rsidP="000F2366">
      <w:r w:rsidRPr="00F858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eXGyreHeros">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8302808"/>
      <w:docPartObj>
        <w:docPartGallery w:val="Page Numbers (Bottom of Page)"/>
        <w:docPartUnique/>
      </w:docPartObj>
    </w:sdtPr>
    <w:sdtContent>
      <w:p w14:paraId="2E76851A" w14:textId="6D6070FA" w:rsidR="00B14A81" w:rsidRDefault="00B14A81">
        <w:pPr>
          <w:pStyle w:val="Rodap"/>
          <w:jc w:val="right"/>
        </w:pPr>
        <w:r>
          <w:fldChar w:fldCharType="begin"/>
        </w:r>
        <w:r>
          <w:instrText>PAGE   \* MERGEFORMAT</w:instrText>
        </w:r>
        <w:r>
          <w:fldChar w:fldCharType="separate"/>
        </w:r>
        <w:r>
          <w:t>2</w:t>
        </w:r>
        <w:r>
          <w:fldChar w:fldCharType="end"/>
        </w:r>
      </w:p>
    </w:sdtContent>
  </w:sdt>
  <w:p w14:paraId="50262FF0" w14:textId="6409F748" w:rsidR="00B14A81" w:rsidRDefault="00B14A8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4DE830" w14:textId="77777777" w:rsidR="009A02FA" w:rsidRPr="00F8582F" w:rsidRDefault="009A02FA" w:rsidP="000F2366">
      <w:r w:rsidRPr="00F8582F">
        <w:separator/>
      </w:r>
    </w:p>
  </w:footnote>
  <w:footnote w:type="continuationSeparator" w:id="0">
    <w:p w14:paraId="026B9154" w14:textId="77777777" w:rsidR="009A02FA" w:rsidRPr="00F8582F" w:rsidRDefault="009A02FA" w:rsidP="000F2366">
      <w:r w:rsidRPr="00F8582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0700D4"/>
    <w:multiLevelType w:val="hybridMultilevel"/>
    <w:tmpl w:val="04489576"/>
    <w:lvl w:ilvl="0" w:tplc="49C44C5C">
      <w:start w:val="1"/>
      <w:numFmt w:val="decimal"/>
      <w:lvlText w:val="[%1]"/>
      <w:lvlJc w:val="left"/>
      <w:pPr>
        <w:ind w:left="996" w:hanging="396"/>
      </w:pPr>
      <w:rPr>
        <w:rFonts w:ascii="Times New Roman" w:eastAsia="Times New Roman" w:hAnsi="Times New Roman" w:cs="Times New Roman" w:hint="default"/>
        <w:w w:val="99"/>
        <w:sz w:val="24"/>
        <w:szCs w:val="24"/>
        <w:lang w:val="pt-PT" w:eastAsia="en-US" w:bidi="ar-SA"/>
      </w:rPr>
    </w:lvl>
    <w:lvl w:ilvl="1" w:tplc="F3861C58">
      <w:numFmt w:val="bullet"/>
      <w:lvlText w:val="•"/>
      <w:lvlJc w:val="left"/>
      <w:pPr>
        <w:ind w:left="1888" w:hanging="396"/>
      </w:pPr>
      <w:rPr>
        <w:rFonts w:hint="default"/>
        <w:lang w:val="pt-PT" w:eastAsia="en-US" w:bidi="ar-SA"/>
      </w:rPr>
    </w:lvl>
    <w:lvl w:ilvl="2" w:tplc="C2BEA6EE">
      <w:numFmt w:val="bullet"/>
      <w:lvlText w:val="•"/>
      <w:lvlJc w:val="left"/>
      <w:pPr>
        <w:ind w:left="2777" w:hanging="396"/>
      </w:pPr>
      <w:rPr>
        <w:rFonts w:hint="default"/>
        <w:lang w:val="pt-PT" w:eastAsia="en-US" w:bidi="ar-SA"/>
      </w:rPr>
    </w:lvl>
    <w:lvl w:ilvl="3" w:tplc="94BEABA2">
      <w:numFmt w:val="bullet"/>
      <w:lvlText w:val="•"/>
      <w:lvlJc w:val="left"/>
      <w:pPr>
        <w:ind w:left="3665" w:hanging="396"/>
      </w:pPr>
      <w:rPr>
        <w:rFonts w:hint="default"/>
        <w:lang w:val="pt-PT" w:eastAsia="en-US" w:bidi="ar-SA"/>
      </w:rPr>
    </w:lvl>
    <w:lvl w:ilvl="4" w:tplc="FF98F668">
      <w:numFmt w:val="bullet"/>
      <w:lvlText w:val="•"/>
      <w:lvlJc w:val="left"/>
      <w:pPr>
        <w:ind w:left="4554" w:hanging="396"/>
      </w:pPr>
      <w:rPr>
        <w:rFonts w:hint="default"/>
        <w:lang w:val="pt-PT" w:eastAsia="en-US" w:bidi="ar-SA"/>
      </w:rPr>
    </w:lvl>
    <w:lvl w:ilvl="5" w:tplc="901047BA">
      <w:numFmt w:val="bullet"/>
      <w:lvlText w:val="•"/>
      <w:lvlJc w:val="left"/>
      <w:pPr>
        <w:ind w:left="5442" w:hanging="396"/>
      </w:pPr>
      <w:rPr>
        <w:rFonts w:hint="default"/>
        <w:lang w:val="pt-PT" w:eastAsia="en-US" w:bidi="ar-SA"/>
      </w:rPr>
    </w:lvl>
    <w:lvl w:ilvl="6" w:tplc="2DC64CC8">
      <w:numFmt w:val="bullet"/>
      <w:lvlText w:val="•"/>
      <w:lvlJc w:val="left"/>
      <w:pPr>
        <w:ind w:left="6331" w:hanging="396"/>
      </w:pPr>
      <w:rPr>
        <w:rFonts w:hint="default"/>
        <w:lang w:val="pt-PT" w:eastAsia="en-US" w:bidi="ar-SA"/>
      </w:rPr>
    </w:lvl>
    <w:lvl w:ilvl="7" w:tplc="29F05FCC">
      <w:numFmt w:val="bullet"/>
      <w:lvlText w:val="•"/>
      <w:lvlJc w:val="left"/>
      <w:pPr>
        <w:ind w:left="7219" w:hanging="396"/>
      </w:pPr>
      <w:rPr>
        <w:rFonts w:hint="default"/>
        <w:lang w:val="pt-PT" w:eastAsia="en-US" w:bidi="ar-SA"/>
      </w:rPr>
    </w:lvl>
    <w:lvl w:ilvl="8" w:tplc="80662AA4">
      <w:numFmt w:val="bullet"/>
      <w:lvlText w:val="•"/>
      <w:lvlJc w:val="left"/>
      <w:pPr>
        <w:ind w:left="8108" w:hanging="396"/>
      </w:pPr>
      <w:rPr>
        <w:rFonts w:hint="default"/>
        <w:lang w:val="pt-PT" w:eastAsia="en-US" w:bidi="ar-SA"/>
      </w:rPr>
    </w:lvl>
  </w:abstractNum>
  <w:num w:numId="1" w16cid:durableId="12126879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rancisco pereira">
    <w15:presenceInfo w15:providerId="Windows Live" w15:userId="e6a0063ad2d3a0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711"/>
    <w:rsid w:val="00007E05"/>
    <w:rsid w:val="00020EC9"/>
    <w:rsid w:val="00030E1D"/>
    <w:rsid w:val="000342F4"/>
    <w:rsid w:val="00051140"/>
    <w:rsid w:val="0005508E"/>
    <w:rsid w:val="000C0E8C"/>
    <w:rsid w:val="000E6DCB"/>
    <w:rsid w:val="000F2366"/>
    <w:rsid w:val="0010762A"/>
    <w:rsid w:val="001113A6"/>
    <w:rsid w:val="0011461D"/>
    <w:rsid w:val="00125944"/>
    <w:rsid w:val="001609E1"/>
    <w:rsid w:val="0017378B"/>
    <w:rsid w:val="001868E5"/>
    <w:rsid w:val="001904FF"/>
    <w:rsid w:val="001A4E5F"/>
    <w:rsid w:val="001B08A1"/>
    <w:rsid w:val="001B0D87"/>
    <w:rsid w:val="001D5711"/>
    <w:rsid w:val="001E62B3"/>
    <w:rsid w:val="001F4B77"/>
    <w:rsid w:val="002013B0"/>
    <w:rsid w:val="00243EF8"/>
    <w:rsid w:val="00244FBA"/>
    <w:rsid w:val="00272A5C"/>
    <w:rsid w:val="002836F4"/>
    <w:rsid w:val="002873C8"/>
    <w:rsid w:val="00287912"/>
    <w:rsid w:val="002A7D0E"/>
    <w:rsid w:val="002C0E54"/>
    <w:rsid w:val="002E57DB"/>
    <w:rsid w:val="002E7409"/>
    <w:rsid w:val="002F54C0"/>
    <w:rsid w:val="002F67D2"/>
    <w:rsid w:val="00303D0F"/>
    <w:rsid w:val="003046E2"/>
    <w:rsid w:val="00320E00"/>
    <w:rsid w:val="003218D4"/>
    <w:rsid w:val="00341CDE"/>
    <w:rsid w:val="00361029"/>
    <w:rsid w:val="003974FC"/>
    <w:rsid w:val="003A445F"/>
    <w:rsid w:val="003D7BF4"/>
    <w:rsid w:val="003E1D4D"/>
    <w:rsid w:val="00407C6A"/>
    <w:rsid w:val="00410935"/>
    <w:rsid w:val="004234C5"/>
    <w:rsid w:val="00423519"/>
    <w:rsid w:val="00443940"/>
    <w:rsid w:val="00481651"/>
    <w:rsid w:val="00490BB5"/>
    <w:rsid w:val="00492EE5"/>
    <w:rsid w:val="004A6B14"/>
    <w:rsid w:val="004B34A9"/>
    <w:rsid w:val="004C12D2"/>
    <w:rsid w:val="004C3527"/>
    <w:rsid w:val="004E0DF8"/>
    <w:rsid w:val="00500DDA"/>
    <w:rsid w:val="005019F7"/>
    <w:rsid w:val="00505D23"/>
    <w:rsid w:val="005330F4"/>
    <w:rsid w:val="00557395"/>
    <w:rsid w:val="005A5703"/>
    <w:rsid w:val="005D1B7D"/>
    <w:rsid w:val="005D338F"/>
    <w:rsid w:val="005D4293"/>
    <w:rsid w:val="005E20A7"/>
    <w:rsid w:val="005F287F"/>
    <w:rsid w:val="006178F6"/>
    <w:rsid w:val="006373ED"/>
    <w:rsid w:val="0064103B"/>
    <w:rsid w:val="00652D45"/>
    <w:rsid w:val="0066293C"/>
    <w:rsid w:val="00690622"/>
    <w:rsid w:val="006A66AD"/>
    <w:rsid w:val="006B1266"/>
    <w:rsid w:val="006C72BA"/>
    <w:rsid w:val="006E201C"/>
    <w:rsid w:val="006E4B9A"/>
    <w:rsid w:val="006F58CD"/>
    <w:rsid w:val="00714428"/>
    <w:rsid w:val="00723D48"/>
    <w:rsid w:val="00740C4C"/>
    <w:rsid w:val="0075522E"/>
    <w:rsid w:val="00770905"/>
    <w:rsid w:val="007800A1"/>
    <w:rsid w:val="007B47FB"/>
    <w:rsid w:val="007D1BA6"/>
    <w:rsid w:val="007D1D01"/>
    <w:rsid w:val="007D2F53"/>
    <w:rsid w:val="007E1CFA"/>
    <w:rsid w:val="007E7D29"/>
    <w:rsid w:val="007F5047"/>
    <w:rsid w:val="0080447E"/>
    <w:rsid w:val="00815842"/>
    <w:rsid w:val="00826FB1"/>
    <w:rsid w:val="00833634"/>
    <w:rsid w:val="0083791A"/>
    <w:rsid w:val="00865347"/>
    <w:rsid w:val="00870943"/>
    <w:rsid w:val="0087256A"/>
    <w:rsid w:val="008757BA"/>
    <w:rsid w:val="008964BE"/>
    <w:rsid w:val="008D0BB3"/>
    <w:rsid w:val="008D42A3"/>
    <w:rsid w:val="008E7B62"/>
    <w:rsid w:val="008F4B14"/>
    <w:rsid w:val="009108D5"/>
    <w:rsid w:val="00912208"/>
    <w:rsid w:val="00941B32"/>
    <w:rsid w:val="00962D77"/>
    <w:rsid w:val="009734F8"/>
    <w:rsid w:val="00980266"/>
    <w:rsid w:val="009824E2"/>
    <w:rsid w:val="00987690"/>
    <w:rsid w:val="009929BA"/>
    <w:rsid w:val="00995689"/>
    <w:rsid w:val="009A02FA"/>
    <w:rsid w:val="009A5307"/>
    <w:rsid w:val="009C0267"/>
    <w:rsid w:val="009D7961"/>
    <w:rsid w:val="009E1F7F"/>
    <w:rsid w:val="009E2E33"/>
    <w:rsid w:val="009F5370"/>
    <w:rsid w:val="00A0459A"/>
    <w:rsid w:val="00A07877"/>
    <w:rsid w:val="00A15B6A"/>
    <w:rsid w:val="00A279A3"/>
    <w:rsid w:val="00A97BEA"/>
    <w:rsid w:val="00AA01AB"/>
    <w:rsid w:val="00AA7EAF"/>
    <w:rsid w:val="00AB714B"/>
    <w:rsid w:val="00AD1F80"/>
    <w:rsid w:val="00AD438D"/>
    <w:rsid w:val="00AE13DB"/>
    <w:rsid w:val="00AF10C7"/>
    <w:rsid w:val="00B10DA6"/>
    <w:rsid w:val="00B135C7"/>
    <w:rsid w:val="00B14A81"/>
    <w:rsid w:val="00B25312"/>
    <w:rsid w:val="00B32DFF"/>
    <w:rsid w:val="00B44011"/>
    <w:rsid w:val="00B464FE"/>
    <w:rsid w:val="00B572B2"/>
    <w:rsid w:val="00B67D15"/>
    <w:rsid w:val="00B80A7F"/>
    <w:rsid w:val="00B81FC7"/>
    <w:rsid w:val="00B907C0"/>
    <w:rsid w:val="00B97F1A"/>
    <w:rsid w:val="00BA0726"/>
    <w:rsid w:val="00BA711C"/>
    <w:rsid w:val="00BB5EEE"/>
    <w:rsid w:val="00BB6238"/>
    <w:rsid w:val="00BC02D9"/>
    <w:rsid w:val="00BC0EB3"/>
    <w:rsid w:val="00BC4ADD"/>
    <w:rsid w:val="00BD08BE"/>
    <w:rsid w:val="00C022BA"/>
    <w:rsid w:val="00C048F0"/>
    <w:rsid w:val="00C36315"/>
    <w:rsid w:val="00C40284"/>
    <w:rsid w:val="00C449B9"/>
    <w:rsid w:val="00C44BE4"/>
    <w:rsid w:val="00C4789A"/>
    <w:rsid w:val="00C53E9B"/>
    <w:rsid w:val="00C57B40"/>
    <w:rsid w:val="00C61046"/>
    <w:rsid w:val="00C67882"/>
    <w:rsid w:val="00C77EFD"/>
    <w:rsid w:val="00C92575"/>
    <w:rsid w:val="00CA7101"/>
    <w:rsid w:val="00CC4035"/>
    <w:rsid w:val="00CE3FDC"/>
    <w:rsid w:val="00CE7877"/>
    <w:rsid w:val="00D12B2E"/>
    <w:rsid w:val="00D3054E"/>
    <w:rsid w:val="00D524C7"/>
    <w:rsid w:val="00D539DF"/>
    <w:rsid w:val="00D73CA9"/>
    <w:rsid w:val="00D73F14"/>
    <w:rsid w:val="00D857E1"/>
    <w:rsid w:val="00D9790B"/>
    <w:rsid w:val="00DC020F"/>
    <w:rsid w:val="00DC0BBA"/>
    <w:rsid w:val="00DC42EE"/>
    <w:rsid w:val="00DE202A"/>
    <w:rsid w:val="00DE4561"/>
    <w:rsid w:val="00E27716"/>
    <w:rsid w:val="00E326EC"/>
    <w:rsid w:val="00E40183"/>
    <w:rsid w:val="00E4076C"/>
    <w:rsid w:val="00E53289"/>
    <w:rsid w:val="00E62CE7"/>
    <w:rsid w:val="00E736C5"/>
    <w:rsid w:val="00E902E7"/>
    <w:rsid w:val="00E92035"/>
    <w:rsid w:val="00E96AD5"/>
    <w:rsid w:val="00EB1EE8"/>
    <w:rsid w:val="00EF392F"/>
    <w:rsid w:val="00F03F22"/>
    <w:rsid w:val="00F1516D"/>
    <w:rsid w:val="00F2211E"/>
    <w:rsid w:val="00F279F3"/>
    <w:rsid w:val="00F34BAF"/>
    <w:rsid w:val="00F53F0D"/>
    <w:rsid w:val="00F60911"/>
    <w:rsid w:val="00F66478"/>
    <w:rsid w:val="00F842AD"/>
    <w:rsid w:val="00F8582F"/>
    <w:rsid w:val="00FA239F"/>
    <w:rsid w:val="00FA5163"/>
    <w:rsid w:val="00FC294F"/>
    <w:rsid w:val="00FD0084"/>
    <w:rsid w:val="00FD446B"/>
    <w:rsid w:val="00FE12D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94835"/>
  <w15:docId w15:val="{0BD38243-EC9E-4A43-9F22-0CA5CFA6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113"/>
      <w:ind w:left="600"/>
      <w:outlineLvl w:val="0"/>
    </w:pPr>
    <w:rPr>
      <w:rFonts w:ascii="Arial" w:eastAsia="Arial" w:hAnsi="Arial" w:cs="Arial"/>
      <w:sz w:val="49"/>
      <w:szCs w:val="49"/>
    </w:rPr>
  </w:style>
  <w:style w:type="paragraph" w:styleId="Ttulo2">
    <w:name w:val="heading 2"/>
    <w:basedOn w:val="Normal"/>
    <w:link w:val="Ttulo2Carter"/>
    <w:uiPriority w:val="9"/>
    <w:unhideWhenUsed/>
    <w:qFormat/>
    <w:pPr>
      <w:ind w:left="970" w:right="1063"/>
      <w:jc w:val="center"/>
      <w:outlineLvl w:val="1"/>
    </w:pPr>
    <w:rPr>
      <w:b/>
      <w:bCs/>
      <w:sz w:val="34"/>
      <w:szCs w:val="34"/>
    </w:rPr>
  </w:style>
  <w:style w:type="paragraph" w:styleId="Ttulo3">
    <w:name w:val="heading 3"/>
    <w:basedOn w:val="Normal"/>
    <w:link w:val="Ttulo3Carter"/>
    <w:uiPriority w:val="9"/>
    <w:unhideWhenUsed/>
    <w:qFormat/>
    <w:pPr>
      <w:spacing w:before="99"/>
      <w:jc w:val="right"/>
      <w:outlineLvl w:val="2"/>
    </w:pPr>
    <w:rPr>
      <w:b/>
      <w:bCs/>
      <w:sz w:val="24"/>
      <w:szCs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arter"/>
    <w:uiPriority w:val="1"/>
    <w:qFormat/>
    <w:rPr>
      <w:sz w:val="24"/>
      <w:szCs w:val="24"/>
    </w:rPr>
  </w:style>
  <w:style w:type="paragraph" w:styleId="PargrafodaLista">
    <w:name w:val="List Paragraph"/>
    <w:basedOn w:val="Normal"/>
    <w:uiPriority w:val="1"/>
    <w:qFormat/>
    <w:pPr>
      <w:ind w:left="996" w:right="664" w:hanging="396"/>
      <w:jc w:val="both"/>
    </w:pPr>
  </w:style>
  <w:style w:type="paragraph" w:customStyle="1" w:styleId="TableParagraph">
    <w:name w:val="Table Paragraph"/>
    <w:basedOn w:val="Corpodetexto"/>
    <w:uiPriority w:val="1"/>
    <w:qFormat/>
    <w:rsid w:val="003E1D4D"/>
    <w:pPr>
      <w:ind w:firstLine="720"/>
    </w:pPr>
  </w:style>
  <w:style w:type="character" w:customStyle="1" w:styleId="Ttulo2Carter">
    <w:name w:val="Título 2 Caráter"/>
    <w:basedOn w:val="Tipodeletrapredefinidodopargrafo"/>
    <w:link w:val="Ttulo2"/>
    <w:uiPriority w:val="9"/>
    <w:rsid w:val="00DE202A"/>
    <w:rPr>
      <w:rFonts w:ascii="Times New Roman" w:eastAsia="Times New Roman" w:hAnsi="Times New Roman" w:cs="Times New Roman"/>
      <w:b/>
      <w:bCs/>
      <w:sz w:val="34"/>
      <w:szCs w:val="34"/>
      <w:lang w:val="pt-PT"/>
    </w:rPr>
  </w:style>
  <w:style w:type="paragraph" w:styleId="NormalWeb">
    <w:name w:val="Normal (Web)"/>
    <w:basedOn w:val="Normal"/>
    <w:uiPriority w:val="99"/>
    <w:semiHidden/>
    <w:unhideWhenUsed/>
    <w:rsid w:val="00AE13DB"/>
    <w:pPr>
      <w:widowControl/>
      <w:autoSpaceDE/>
      <w:autoSpaceDN/>
      <w:spacing w:before="100" w:beforeAutospacing="1" w:after="100" w:afterAutospacing="1"/>
    </w:pPr>
    <w:rPr>
      <w:sz w:val="24"/>
      <w:szCs w:val="24"/>
      <w:lang w:eastAsia="pt-PT"/>
    </w:rPr>
  </w:style>
  <w:style w:type="paragraph" w:styleId="Cabealhodondice">
    <w:name w:val="TOC Heading"/>
    <w:basedOn w:val="Ttulo1"/>
    <w:next w:val="Normal"/>
    <w:uiPriority w:val="39"/>
    <w:unhideWhenUsed/>
    <w:qFormat/>
    <w:rsid w:val="00B44011"/>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lang w:eastAsia="pt-PT"/>
    </w:rPr>
  </w:style>
  <w:style w:type="paragraph" w:styleId="ndice2">
    <w:name w:val="toc 2"/>
    <w:basedOn w:val="Normal"/>
    <w:next w:val="Normal"/>
    <w:autoRedefine/>
    <w:uiPriority w:val="39"/>
    <w:unhideWhenUsed/>
    <w:rsid w:val="00B44011"/>
    <w:pPr>
      <w:spacing w:after="100"/>
      <w:ind w:left="220"/>
    </w:pPr>
  </w:style>
  <w:style w:type="paragraph" w:styleId="ndice3">
    <w:name w:val="toc 3"/>
    <w:basedOn w:val="Normal"/>
    <w:next w:val="Normal"/>
    <w:autoRedefine/>
    <w:uiPriority w:val="39"/>
    <w:unhideWhenUsed/>
    <w:rsid w:val="00B44011"/>
    <w:pPr>
      <w:spacing w:after="100"/>
      <w:ind w:left="440"/>
    </w:pPr>
  </w:style>
  <w:style w:type="paragraph" w:styleId="ndice1">
    <w:name w:val="toc 1"/>
    <w:basedOn w:val="Normal"/>
    <w:next w:val="Normal"/>
    <w:autoRedefine/>
    <w:uiPriority w:val="39"/>
    <w:unhideWhenUsed/>
    <w:rsid w:val="00B44011"/>
    <w:pPr>
      <w:spacing w:after="100"/>
    </w:pPr>
  </w:style>
  <w:style w:type="character" w:styleId="Hiperligao">
    <w:name w:val="Hyperlink"/>
    <w:basedOn w:val="Tipodeletrapredefinidodopargrafo"/>
    <w:uiPriority w:val="99"/>
    <w:unhideWhenUsed/>
    <w:rsid w:val="00B44011"/>
    <w:rPr>
      <w:color w:val="0000FF" w:themeColor="hyperlink"/>
      <w:u w:val="single"/>
    </w:rPr>
  </w:style>
  <w:style w:type="table" w:styleId="TabelacomGrelha">
    <w:name w:val="Table Grid"/>
    <w:basedOn w:val="Tabelanormal"/>
    <w:uiPriority w:val="39"/>
    <w:rsid w:val="00F664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NoResolvida">
    <w:name w:val="Unresolved Mention"/>
    <w:basedOn w:val="Tipodeletrapredefinidodopargrafo"/>
    <w:uiPriority w:val="99"/>
    <w:semiHidden/>
    <w:unhideWhenUsed/>
    <w:rsid w:val="007B47FB"/>
    <w:rPr>
      <w:color w:val="605E5C"/>
      <w:shd w:val="clear" w:color="auto" w:fill="E1DFDD"/>
    </w:rPr>
  </w:style>
  <w:style w:type="paragraph" w:styleId="Legenda">
    <w:name w:val="caption"/>
    <w:basedOn w:val="Normal"/>
    <w:next w:val="Normal"/>
    <w:uiPriority w:val="35"/>
    <w:unhideWhenUsed/>
    <w:qFormat/>
    <w:rsid w:val="002E57DB"/>
    <w:pPr>
      <w:spacing w:after="200"/>
    </w:pPr>
    <w:rPr>
      <w:i/>
      <w:iCs/>
      <w:color w:val="1F497D" w:themeColor="text2"/>
      <w:sz w:val="18"/>
      <w:szCs w:val="18"/>
    </w:rPr>
  </w:style>
  <w:style w:type="paragraph" w:styleId="ndicedeilustraes">
    <w:name w:val="table of figures"/>
    <w:basedOn w:val="Normal"/>
    <w:next w:val="Normal"/>
    <w:uiPriority w:val="99"/>
    <w:unhideWhenUsed/>
    <w:rsid w:val="002E57DB"/>
  </w:style>
  <w:style w:type="paragraph" w:styleId="Cabealho">
    <w:name w:val="header"/>
    <w:basedOn w:val="Normal"/>
    <w:link w:val="CabealhoCarter"/>
    <w:uiPriority w:val="99"/>
    <w:unhideWhenUsed/>
    <w:rsid w:val="000F2366"/>
    <w:pPr>
      <w:tabs>
        <w:tab w:val="center" w:pos="4252"/>
        <w:tab w:val="right" w:pos="8504"/>
      </w:tabs>
    </w:pPr>
  </w:style>
  <w:style w:type="character" w:customStyle="1" w:styleId="CabealhoCarter">
    <w:name w:val="Cabeçalho Caráter"/>
    <w:basedOn w:val="Tipodeletrapredefinidodopargrafo"/>
    <w:link w:val="Cabealho"/>
    <w:uiPriority w:val="99"/>
    <w:rsid w:val="000F2366"/>
    <w:rPr>
      <w:rFonts w:ascii="Times New Roman" w:eastAsia="Times New Roman" w:hAnsi="Times New Roman" w:cs="Times New Roman"/>
      <w:lang w:val="pt-PT"/>
    </w:rPr>
  </w:style>
  <w:style w:type="paragraph" w:styleId="Rodap">
    <w:name w:val="footer"/>
    <w:basedOn w:val="Normal"/>
    <w:link w:val="RodapCarter"/>
    <w:uiPriority w:val="99"/>
    <w:unhideWhenUsed/>
    <w:rsid w:val="000F2366"/>
    <w:pPr>
      <w:tabs>
        <w:tab w:val="center" w:pos="4252"/>
        <w:tab w:val="right" w:pos="8504"/>
      </w:tabs>
    </w:pPr>
  </w:style>
  <w:style w:type="character" w:customStyle="1" w:styleId="RodapCarter">
    <w:name w:val="Rodapé Caráter"/>
    <w:basedOn w:val="Tipodeletrapredefinidodopargrafo"/>
    <w:link w:val="Rodap"/>
    <w:uiPriority w:val="99"/>
    <w:rsid w:val="000F2366"/>
    <w:rPr>
      <w:rFonts w:ascii="Times New Roman" w:eastAsia="Times New Roman" w:hAnsi="Times New Roman" w:cs="Times New Roman"/>
      <w:lang w:val="pt-PT"/>
    </w:rPr>
  </w:style>
  <w:style w:type="paragraph" w:styleId="Ttulo">
    <w:name w:val="Title"/>
    <w:basedOn w:val="Ttulo1"/>
    <w:next w:val="Normal"/>
    <w:link w:val="TtuloCarter"/>
    <w:uiPriority w:val="10"/>
    <w:qFormat/>
    <w:rsid w:val="000F2366"/>
    <w:pPr>
      <w:ind w:left="0"/>
    </w:pPr>
  </w:style>
  <w:style w:type="character" w:customStyle="1" w:styleId="TtuloCarter">
    <w:name w:val="Título Caráter"/>
    <w:basedOn w:val="Tipodeletrapredefinidodopargrafo"/>
    <w:link w:val="Ttulo"/>
    <w:uiPriority w:val="10"/>
    <w:rsid w:val="000F2366"/>
    <w:rPr>
      <w:rFonts w:ascii="Arial" w:eastAsia="Arial" w:hAnsi="Arial" w:cs="Arial"/>
      <w:sz w:val="49"/>
      <w:szCs w:val="49"/>
      <w:lang w:val="pt-PT"/>
    </w:rPr>
  </w:style>
  <w:style w:type="character" w:styleId="Hiperligaovisitada">
    <w:name w:val="FollowedHyperlink"/>
    <w:basedOn w:val="Tipodeletrapredefinidodopargrafo"/>
    <w:uiPriority w:val="99"/>
    <w:semiHidden/>
    <w:unhideWhenUsed/>
    <w:rsid w:val="000F2366"/>
    <w:rPr>
      <w:color w:val="800080" w:themeColor="followedHyperlink"/>
      <w:u w:val="single"/>
    </w:rPr>
  </w:style>
  <w:style w:type="character" w:customStyle="1" w:styleId="CorpodetextoCarter">
    <w:name w:val="Corpo de texto Caráter"/>
    <w:basedOn w:val="Tipodeletrapredefinidodopargrafo"/>
    <w:link w:val="Corpodetexto"/>
    <w:uiPriority w:val="1"/>
    <w:rsid w:val="00AD438D"/>
    <w:rPr>
      <w:rFonts w:ascii="Times New Roman" w:eastAsia="Times New Roman" w:hAnsi="Times New Roman" w:cs="Times New Roman"/>
      <w:sz w:val="24"/>
      <w:szCs w:val="24"/>
      <w:lang w:val="pt-PT"/>
    </w:rPr>
  </w:style>
  <w:style w:type="paragraph" w:styleId="Reviso">
    <w:name w:val="Revision"/>
    <w:hidden/>
    <w:uiPriority w:val="99"/>
    <w:semiHidden/>
    <w:rsid w:val="00DC42EE"/>
    <w:pPr>
      <w:widowControl/>
      <w:autoSpaceDE/>
      <w:autoSpaceDN/>
    </w:pPr>
    <w:rPr>
      <w:rFonts w:ascii="Times New Roman" w:eastAsia="Times New Roman" w:hAnsi="Times New Roman" w:cs="Times New Roman"/>
      <w:lang w:val="pt-PT"/>
    </w:rPr>
  </w:style>
  <w:style w:type="character" w:styleId="Refdecomentrio">
    <w:name w:val="annotation reference"/>
    <w:basedOn w:val="Tipodeletrapredefinidodopargrafo"/>
    <w:uiPriority w:val="99"/>
    <w:semiHidden/>
    <w:unhideWhenUsed/>
    <w:rsid w:val="00FA5163"/>
    <w:rPr>
      <w:sz w:val="16"/>
      <w:szCs w:val="16"/>
    </w:rPr>
  </w:style>
  <w:style w:type="paragraph" w:styleId="Textodecomentrio">
    <w:name w:val="annotation text"/>
    <w:basedOn w:val="Normal"/>
    <w:link w:val="TextodecomentrioCarter"/>
    <w:uiPriority w:val="99"/>
    <w:semiHidden/>
    <w:unhideWhenUsed/>
    <w:rsid w:val="00FA5163"/>
    <w:rPr>
      <w:sz w:val="20"/>
      <w:szCs w:val="20"/>
    </w:rPr>
  </w:style>
  <w:style w:type="character" w:customStyle="1" w:styleId="TextodecomentrioCarter">
    <w:name w:val="Texto de comentário Caráter"/>
    <w:basedOn w:val="Tipodeletrapredefinidodopargrafo"/>
    <w:link w:val="Textodecomentrio"/>
    <w:uiPriority w:val="99"/>
    <w:semiHidden/>
    <w:rsid w:val="00FA5163"/>
    <w:rPr>
      <w:rFonts w:ascii="Times New Roman" w:eastAsia="Times New Roman" w:hAnsi="Times New Roman" w:cs="Times New Roman"/>
      <w:sz w:val="20"/>
      <w:szCs w:val="20"/>
      <w:lang w:val="pt-PT"/>
    </w:rPr>
  </w:style>
  <w:style w:type="paragraph" w:styleId="Assuntodecomentrio">
    <w:name w:val="annotation subject"/>
    <w:basedOn w:val="Textodecomentrio"/>
    <w:next w:val="Textodecomentrio"/>
    <w:link w:val="AssuntodecomentrioCarter"/>
    <w:uiPriority w:val="99"/>
    <w:semiHidden/>
    <w:unhideWhenUsed/>
    <w:rsid w:val="00FA5163"/>
    <w:rPr>
      <w:b/>
      <w:bCs/>
    </w:rPr>
  </w:style>
  <w:style w:type="character" w:customStyle="1" w:styleId="AssuntodecomentrioCarter">
    <w:name w:val="Assunto de comentário Caráter"/>
    <w:basedOn w:val="TextodecomentrioCarter"/>
    <w:link w:val="Assuntodecomentrio"/>
    <w:uiPriority w:val="99"/>
    <w:semiHidden/>
    <w:rsid w:val="00FA5163"/>
    <w:rPr>
      <w:rFonts w:ascii="Times New Roman" w:eastAsia="Times New Roman" w:hAnsi="Times New Roman" w:cs="Times New Roman"/>
      <w:b/>
      <w:bCs/>
      <w:sz w:val="20"/>
      <w:szCs w:val="20"/>
      <w:lang w:val="pt-PT"/>
    </w:rPr>
  </w:style>
  <w:style w:type="character" w:customStyle="1" w:styleId="Ttulo3Carter">
    <w:name w:val="Título 3 Caráter"/>
    <w:basedOn w:val="Tipodeletrapredefinidodopargrafo"/>
    <w:link w:val="Ttulo3"/>
    <w:uiPriority w:val="9"/>
    <w:rsid w:val="0005508E"/>
    <w:rPr>
      <w:rFonts w:ascii="Times New Roman" w:eastAsia="Times New Roman" w:hAnsi="Times New Roman" w:cs="Times New Roman"/>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28398">
      <w:bodyDiv w:val="1"/>
      <w:marLeft w:val="0"/>
      <w:marRight w:val="0"/>
      <w:marTop w:val="0"/>
      <w:marBottom w:val="0"/>
      <w:divBdr>
        <w:top w:val="none" w:sz="0" w:space="0" w:color="auto"/>
        <w:left w:val="none" w:sz="0" w:space="0" w:color="auto"/>
        <w:bottom w:val="none" w:sz="0" w:space="0" w:color="auto"/>
        <w:right w:val="none" w:sz="0" w:space="0" w:color="auto"/>
      </w:divBdr>
    </w:div>
    <w:div w:id="438254309">
      <w:bodyDiv w:val="1"/>
      <w:marLeft w:val="0"/>
      <w:marRight w:val="0"/>
      <w:marTop w:val="0"/>
      <w:marBottom w:val="0"/>
      <w:divBdr>
        <w:top w:val="none" w:sz="0" w:space="0" w:color="auto"/>
        <w:left w:val="none" w:sz="0" w:space="0" w:color="auto"/>
        <w:bottom w:val="none" w:sz="0" w:space="0" w:color="auto"/>
        <w:right w:val="none" w:sz="0" w:space="0" w:color="auto"/>
      </w:divBdr>
    </w:div>
    <w:div w:id="823356317">
      <w:bodyDiv w:val="1"/>
      <w:marLeft w:val="0"/>
      <w:marRight w:val="0"/>
      <w:marTop w:val="0"/>
      <w:marBottom w:val="0"/>
      <w:divBdr>
        <w:top w:val="none" w:sz="0" w:space="0" w:color="auto"/>
        <w:left w:val="none" w:sz="0" w:space="0" w:color="auto"/>
        <w:bottom w:val="none" w:sz="0" w:space="0" w:color="auto"/>
        <w:right w:val="none" w:sz="0" w:space="0" w:color="auto"/>
      </w:divBdr>
    </w:div>
    <w:div w:id="839346388">
      <w:bodyDiv w:val="1"/>
      <w:marLeft w:val="0"/>
      <w:marRight w:val="0"/>
      <w:marTop w:val="0"/>
      <w:marBottom w:val="0"/>
      <w:divBdr>
        <w:top w:val="none" w:sz="0" w:space="0" w:color="auto"/>
        <w:left w:val="none" w:sz="0" w:space="0" w:color="auto"/>
        <w:bottom w:val="none" w:sz="0" w:space="0" w:color="auto"/>
        <w:right w:val="none" w:sz="0" w:space="0" w:color="auto"/>
      </w:divBdr>
    </w:div>
    <w:div w:id="898129474">
      <w:bodyDiv w:val="1"/>
      <w:marLeft w:val="0"/>
      <w:marRight w:val="0"/>
      <w:marTop w:val="0"/>
      <w:marBottom w:val="0"/>
      <w:divBdr>
        <w:top w:val="none" w:sz="0" w:space="0" w:color="auto"/>
        <w:left w:val="none" w:sz="0" w:space="0" w:color="auto"/>
        <w:bottom w:val="none" w:sz="0" w:space="0" w:color="auto"/>
        <w:right w:val="none" w:sz="0" w:space="0" w:color="auto"/>
      </w:divBdr>
    </w:div>
    <w:div w:id="900213000">
      <w:bodyDiv w:val="1"/>
      <w:marLeft w:val="0"/>
      <w:marRight w:val="0"/>
      <w:marTop w:val="0"/>
      <w:marBottom w:val="0"/>
      <w:divBdr>
        <w:top w:val="none" w:sz="0" w:space="0" w:color="auto"/>
        <w:left w:val="none" w:sz="0" w:space="0" w:color="auto"/>
        <w:bottom w:val="none" w:sz="0" w:space="0" w:color="auto"/>
        <w:right w:val="none" w:sz="0" w:space="0" w:color="auto"/>
      </w:divBdr>
      <w:divsChild>
        <w:div w:id="1087845043">
          <w:marLeft w:val="0"/>
          <w:marRight w:val="0"/>
          <w:marTop w:val="0"/>
          <w:marBottom w:val="0"/>
          <w:divBdr>
            <w:top w:val="none" w:sz="0" w:space="0" w:color="auto"/>
            <w:left w:val="none" w:sz="0" w:space="0" w:color="auto"/>
            <w:bottom w:val="none" w:sz="0" w:space="0" w:color="auto"/>
            <w:right w:val="none" w:sz="0" w:space="0" w:color="auto"/>
          </w:divBdr>
          <w:divsChild>
            <w:div w:id="77486945">
              <w:marLeft w:val="0"/>
              <w:marRight w:val="0"/>
              <w:marTop w:val="0"/>
              <w:marBottom w:val="0"/>
              <w:divBdr>
                <w:top w:val="none" w:sz="0" w:space="0" w:color="auto"/>
                <w:left w:val="none" w:sz="0" w:space="0" w:color="auto"/>
                <w:bottom w:val="none" w:sz="0" w:space="0" w:color="auto"/>
                <w:right w:val="none" w:sz="0" w:space="0" w:color="auto"/>
              </w:divBdr>
              <w:divsChild>
                <w:div w:id="74667224">
                  <w:marLeft w:val="0"/>
                  <w:marRight w:val="0"/>
                  <w:marTop w:val="0"/>
                  <w:marBottom w:val="0"/>
                  <w:divBdr>
                    <w:top w:val="none" w:sz="0" w:space="0" w:color="auto"/>
                    <w:left w:val="none" w:sz="0" w:space="0" w:color="auto"/>
                    <w:bottom w:val="none" w:sz="0" w:space="0" w:color="auto"/>
                    <w:right w:val="none" w:sz="0" w:space="0" w:color="auto"/>
                  </w:divBdr>
                  <w:divsChild>
                    <w:div w:id="688914946">
                      <w:marLeft w:val="0"/>
                      <w:marRight w:val="0"/>
                      <w:marTop w:val="0"/>
                      <w:marBottom w:val="0"/>
                      <w:divBdr>
                        <w:top w:val="single" w:sz="6" w:space="0" w:color="DEE2E6"/>
                        <w:left w:val="single" w:sz="6" w:space="0" w:color="DEE2E6"/>
                        <w:bottom w:val="single" w:sz="6" w:space="0" w:color="DEE2E6"/>
                        <w:right w:val="single" w:sz="6" w:space="0" w:color="DEE2E6"/>
                      </w:divBdr>
                      <w:divsChild>
                        <w:div w:id="1474565623">
                          <w:marLeft w:val="0"/>
                          <w:marRight w:val="0"/>
                          <w:marTop w:val="0"/>
                          <w:marBottom w:val="0"/>
                          <w:divBdr>
                            <w:top w:val="none" w:sz="0" w:space="0" w:color="auto"/>
                            <w:left w:val="none" w:sz="0" w:space="0" w:color="auto"/>
                            <w:bottom w:val="none" w:sz="0" w:space="0" w:color="auto"/>
                            <w:right w:val="none" w:sz="0" w:space="0" w:color="auto"/>
                          </w:divBdr>
                          <w:divsChild>
                            <w:div w:id="980311155">
                              <w:marLeft w:val="0"/>
                              <w:marRight w:val="0"/>
                              <w:marTop w:val="0"/>
                              <w:marBottom w:val="0"/>
                              <w:divBdr>
                                <w:top w:val="none" w:sz="0" w:space="0" w:color="auto"/>
                                <w:left w:val="none" w:sz="0" w:space="0" w:color="auto"/>
                                <w:bottom w:val="none" w:sz="0" w:space="0" w:color="auto"/>
                                <w:right w:val="none" w:sz="0" w:space="0" w:color="auto"/>
                              </w:divBdr>
                              <w:divsChild>
                                <w:div w:id="19043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403775">
      <w:bodyDiv w:val="1"/>
      <w:marLeft w:val="0"/>
      <w:marRight w:val="0"/>
      <w:marTop w:val="0"/>
      <w:marBottom w:val="0"/>
      <w:divBdr>
        <w:top w:val="none" w:sz="0" w:space="0" w:color="auto"/>
        <w:left w:val="none" w:sz="0" w:space="0" w:color="auto"/>
        <w:bottom w:val="none" w:sz="0" w:space="0" w:color="auto"/>
        <w:right w:val="none" w:sz="0" w:space="0" w:color="auto"/>
      </w:divBdr>
    </w:div>
    <w:div w:id="1026173613">
      <w:bodyDiv w:val="1"/>
      <w:marLeft w:val="0"/>
      <w:marRight w:val="0"/>
      <w:marTop w:val="0"/>
      <w:marBottom w:val="0"/>
      <w:divBdr>
        <w:top w:val="none" w:sz="0" w:space="0" w:color="auto"/>
        <w:left w:val="none" w:sz="0" w:space="0" w:color="auto"/>
        <w:bottom w:val="none" w:sz="0" w:space="0" w:color="auto"/>
        <w:right w:val="none" w:sz="0" w:space="0" w:color="auto"/>
      </w:divBdr>
    </w:div>
    <w:div w:id="1038508865">
      <w:bodyDiv w:val="1"/>
      <w:marLeft w:val="0"/>
      <w:marRight w:val="0"/>
      <w:marTop w:val="0"/>
      <w:marBottom w:val="0"/>
      <w:divBdr>
        <w:top w:val="none" w:sz="0" w:space="0" w:color="auto"/>
        <w:left w:val="none" w:sz="0" w:space="0" w:color="auto"/>
        <w:bottom w:val="none" w:sz="0" w:space="0" w:color="auto"/>
        <w:right w:val="none" w:sz="0" w:space="0" w:color="auto"/>
      </w:divBdr>
    </w:div>
    <w:div w:id="1054738892">
      <w:bodyDiv w:val="1"/>
      <w:marLeft w:val="0"/>
      <w:marRight w:val="0"/>
      <w:marTop w:val="0"/>
      <w:marBottom w:val="0"/>
      <w:divBdr>
        <w:top w:val="none" w:sz="0" w:space="0" w:color="auto"/>
        <w:left w:val="none" w:sz="0" w:space="0" w:color="auto"/>
        <w:bottom w:val="none" w:sz="0" w:space="0" w:color="auto"/>
        <w:right w:val="none" w:sz="0" w:space="0" w:color="auto"/>
      </w:divBdr>
    </w:div>
    <w:div w:id="1108428080">
      <w:bodyDiv w:val="1"/>
      <w:marLeft w:val="0"/>
      <w:marRight w:val="0"/>
      <w:marTop w:val="0"/>
      <w:marBottom w:val="0"/>
      <w:divBdr>
        <w:top w:val="none" w:sz="0" w:space="0" w:color="auto"/>
        <w:left w:val="none" w:sz="0" w:space="0" w:color="auto"/>
        <w:bottom w:val="none" w:sz="0" w:space="0" w:color="auto"/>
        <w:right w:val="none" w:sz="0" w:space="0" w:color="auto"/>
      </w:divBdr>
    </w:div>
    <w:div w:id="1140878193">
      <w:bodyDiv w:val="1"/>
      <w:marLeft w:val="0"/>
      <w:marRight w:val="0"/>
      <w:marTop w:val="0"/>
      <w:marBottom w:val="0"/>
      <w:divBdr>
        <w:top w:val="none" w:sz="0" w:space="0" w:color="auto"/>
        <w:left w:val="none" w:sz="0" w:space="0" w:color="auto"/>
        <w:bottom w:val="none" w:sz="0" w:space="0" w:color="auto"/>
        <w:right w:val="none" w:sz="0" w:space="0" w:color="auto"/>
      </w:divBdr>
    </w:div>
    <w:div w:id="1142506481">
      <w:bodyDiv w:val="1"/>
      <w:marLeft w:val="0"/>
      <w:marRight w:val="0"/>
      <w:marTop w:val="0"/>
      <w:marBottom w:val="0"/>
      <w:divBdr>
        <w:top w:val="none" w:sz="0" w:space="0" w:color="auto"/>
        <w:left w:val="none" w:sz="0" w:space="0" w:color="auto"/>
        <w:bottom w:val="none" w:sz="0" w:space="0" w:color="auto"/>
        <w:right w:val="none" w:sz="0" w:space="0" w:color="auto"/>
      </w:divBdr>
    </w:div>
    <w:div w:id="1142967559">
      <w:bodyDiv w:val="1"/>
      <w:marLeft w:val="0"/>
      <w:marRight w:val="0"/>
      <w:marTop w:val="0"/>
      <w:marBottom w:val="0"/>
      <w:divBdr>
        <w:top w:val="none" w:sz="0" w:space="0" w:color="auto"/>
        <w:left w:val="none" w:sz="0" w:space="0" w:color="auto"/>
        <w:bottom w:val="none" w:sz="0" w:space="0" w:color="auto"/>
        <w:right w:val="none" w:sz="0" w:space="0" w:color="auto"/>
      </w:divBdr>
    </w:div>
    <w:div w:id="1265765257">
      <w:bodyDiv w:val="1"/>
      <w:marLeft w:val="0"/>
      <w:marRight w:val="0"/>
      <w:marTop w:val="0"/>
      <w:marBottom w:val="0"/>
      <w:divBdr>
        <w:top w:val="none" w:sz="0" w:space="0" w:color="auto"/>
        <w:left w:val="none" w:sz="0" w:space="0" w:color="auto"/>
        <w:bottom w:val="none" w:sz="0" w:space="0" w:color="auto"/>
        <w:right w:val="none" w:sz="0" w:space="0" w:color="auto"/>
      </w:divBdr>
    </w:div>
    <w:div w:id="1396466235">
      <w:bodyDiv w:val="1"/>
      <w:marLeft w:val="0"/>
      <w:marRight w:val="0"/>
      <w:marTop w:val="0"/>
      <w:marBottom w:val="0"/>
      <w:divBdr>
        <w:top w:val="none" w:sz="0" w:space="0" w:color="auto"/>
        <w:left w:val="none" w:sz="0" w:space="0" w:color="auto"/>
        <w:bottom w:val="none" w:sz="0" w:space="0" w:color="auto"/>
        <w:right w:val="none" w:sz="0" w:space="0" w:color="auto"/>
      </w:divBdr>
    </w:div>
    <w:div w:id="1642421333">
      <w:bodyDiv w:val="1"/>
      <w:marLeft w:val="0"/>
      <w:marRight w:val="0"/>
      <w:marTop w:val="0"/>
      <w:marBottom w:val="0"/>
      <w:divBdr>
        <w:top w:val="none" w:sz="0" w:space="0" w:color="auto"/>
        <w:left w:val="none" w:sz="0" w:space="0" w:color="auto"/>
        <w:bottom w:val="none" w:sz="0" w:space="0" w:color="auto"/>
        <w:right w:val="none" w:sz="0" w:space="0" w:color="auto"/>
      </w:divBdr>
    </w:div>
    <w:div w:id="1713723195">
      <w:bodyDiv w:val="1"/>
      <w:marLeft w:val="0"/>
      <w:marRight w:val="0"/>
      <w:marTop w:val="0"/>
      <w:marBottom w:val="0"/>
      <w:divBdr>
        <w:top w:val="none" w:sz="0" w:space="0" w:color="auto"/>
        <w:left w:val="none" w:sz="0" w:space="0" w:color="auto"/>
        <w:bottom w:val="none" w:sz="0" w:space="0" w:color="auto"/>
        <w:right w:val="none" w:sz="0" w:space="0" w:color="auto"/>
      </w:divBdr>
    </w:div>
    <w:div w:id="1718702957">
      <w:bodyDiv w:val="1"/>
      <w:marLeft w:val="0"/>
      <w:marRight w:val="0"/>
      <w:marTop w:val="0"/>
      <w:marBottom w:val="0"/>
      <w:divBdr>
        <w:top w:val="none" w:sz="0" w:space="0" w:color="auto"/>
        <w:left w:val="none" w:sz="0" w:space="0" w:color="auto"/>
        <w:bottom w:val="none" w:sz="0" w:space="0" w:color="auto"/>
        <w:right w:val="none" w:sz="0" w:space="0" w:color="auto"/>
      </w:divBdr>
    </w:div>
    <w:div w:id="1762289874">
      <w:bodyDiv w:val="1"/>
      <w:marLeft w:val="0"/>
      <w:marRight w:val="0"/>
      <w:marTop w:val="0"/>
      <w:marBottom w:val="0"/>
      <w:divBdr>
        <w:top w:val="none" w:sz="0" w:space="0" w:color="auto"/>
        <w:left w:val="none" w:sz="0" w:space="0" w:color="auto"/>
        <w:bottom w:val="none" w:sz="0" w:space="0" w:color="auto"/>
        <w:right w:val="none" w:sz="0" w:space="0" w:color="auto"/>
      </w:divBdr>
    </w:div>
    <w:div w:id="1762792132">
      <w:bodyDiv w:val="1"/>
      <w:marLeft w:val="0"/>
      <w:marRight w:val="0"/>
      <w:marTop w:val="0"/>
      <w:marBottom w:val="0"/>
      <w:divBdr>
        <w:top w:val="none" w:sz="0" w:space="0" w:color="auto"/>
        <w:left w:val="none" w:sz="0" w:space="0" w:color="auto"/>
        <w:bottom w:val="none" w:sz="0" w:space="0" w:color="auto"/>
        <w:right w:val="none" w:sz="0" w:space="0" w:color="auto"/>
      </w:divBdr>
    </w:div>
    <w:div w:id="1793672969">
      <w:bodyDiv w:val="1"/>
      <w:marLeft w:val="0"/>
      <w:marRight w:val="0"/>
      <w:marTop w:val="0"/>
      <w:marBottom w:val="0"/>
      <w:divBdr>
        <w:top w:val="none" w:sz="0" w:space="0" w:color="auto"/>
        <w:left w:val="none" w:sz="0" w:space="0" w:color="auto"/>
        <w:bottom w:val="none" w:sz="0" w:space="0" w:color="auto"/>
        <w:right w:val="none" w:sz="0" w:space="0" w:color="auto"/>
      </w:divBdr>
    </w:div>
    <w:div w:id="1839688423">
      <w:bodyDiv w:val="1"/>
      <w:marLeft w:val="0"/>
      <w:marRight w:val="0"/>
      <w:marTop w:val="0"/>
      <w:marBottom w:val="0"/>
      <w:divBdr>
        <w:top w:val="none" w:sz="0" w:space="0" w:color="auto"/>
        <w:left w:val="none" w:sz="0" w:space="0" w:color="auto"/>
        <w:bottom w:val="none" w:sz="0" w:space="0" w:color="auto"/>
        <w:right w:val="none" w:sz="0" w:space="0" w:color="auto"/>
      </w:divBdr>
    </w:div>
    <w:div w:id="1960523343">
      <w:bodyDiv w:val="1"/>
      <w:marLeft w:val="0"/>
      <w:marRight w:val="0"/>
      <w:marTop w:val="0"/>
      <w:marBottom w:val="0"/>
      <w:divBdr>
        <w:top w:val="none" w:sz="0" w:space="0" w:color="auto"/>
        <w:left w:val="none" w:sz="0" w:space="0" w:color="auto"/>
        <w:bottom w:val="none" w:sz="0" w:space="0" w:color="auto"/>
        <w:right w:val="none" w:sz="0" w:space="0" w:color="auto"/>
      </w:divBdr>
    </w:div>
    <w:div w:id="1964144161">
      <w:bodyDiv w:val="1"/>
      <w:marLeft w:val="0"/>
      <w:marRight w:val="0"/>
      <w:marTop w:val="0"/>
      <w:marBottom w:val="0"/>
      <w:divBdr>
        <w:top w:val="none" w:sz="0" w:space="0" w:color="auto"/>
        <w:left w:val="none" w:sz="0" w:space="0" w:color="auto"/>
        <w:bottom w:val="none" w:sz="0" w:space="0" w:color="auto"/>
        <w:right w:val="none" w:sz="0" w:space="0" w:color="auto"/>
      </w:divBdr>
    </w:div>
    <w:div w:id="2023624836">
      <w:bodyDiv w:val="1"/>
      <w:marLeft w:val="0"/>
      <w:marRight w:val="0"/>
      <w:marTop w:val="0"/>
      <w:marBottom w:val="0"/>
      <w:divBdr>
        <w:top w:val="none" w:sz="0" w:space="0" w:color="auto"/>
        <w:left w:val="none" w:sz="0" w:space="0" w:color="auto"/>
        <w:bottom w:val="none" w:sz="0" w:space="0" w:color="auto"/>
        <w:right w:val="none" w:sz="0" w:space="0" w:color="auto"/>
      </w:divBdr>
    </w:div>
    <w:div w:id="2023899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dl.espressif.com/dl/package_esp32_index.json" TargetMode="External"/><Relationship Id="rId39" Type="http://schemas.openxmlformats.org/officeDocument/2006/relationships/theme" Target="theme/theme1.xml"/><Relationship Id="rId21" Type="http://schemas.openxmlformats.org/officeDocument/2006/relationships/image" Target="media/image13.jpeg"/><Relationship Id="rId34" Type="http://schemas.openxmlformats.org/officeDocument/2006/relationships/hyperlink" Target="https://www.botnroll.com/pt/gps-gnss/4548-m-dulo-gps-neo-6m-uart-c-antena-cer-mica.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docs.arduino.cc/software/ide-v1/tutorials/getting-started/cores/arduino-avr/" TargetMode="External"/><Relationship Id="rId33" Type="http://schemas.openxmlformats.org/officeDocument/2006/relationships/hyperlink" Target="https://reyax.com/products/RYLR896"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arduino.cc/reference/en/libraries/tinygpspl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arduino.cc/en/software" TargetMode="External"/><Relationship Id="rId32" Type="http://schemas.openxmlformats.org/officeDocument/2006/relationships/hyperlink" Target="https://store.arduino.cc/products/arduino-micro"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apple.com/pt/shop/buy-watch/apple-watch" TargetMode="External"/><Relationship Id="rId28" Type="http://schemas.openxmlformats.org/officeDocument/2006/relationships/hyperlink" Target="https://docs.arduino.cc/learn/built-in-libraries/software-serial/" TargetMode="External"/><Relationship Id="rId36" Type="http://schemas.openxmlformats.org/officeDocument/2006/relationships/hyperlink" Target="https://mecharithm.com/learning/lesson/explicit-representations-orientation-robotics-roll-pitch-yaw-angles-15"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store.arduino.cc/products/arduino-uno-rev3?srsltid=AfmBOormaAl1vV4FjdkGH-e1rsInjXrlJo5qx6XywfuZGDFAR6yJVmg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arduino.cc/reference/en/libraries/mpu9250/" TargetMode="External"/><Relationship Id="rId30" Type="http://schemas.openxmlformats.org/officeDocument/2006/relationships/hyperlink" Target="https://www.arduino.cc/reference/en/language/functions/communication/wire/" TargetMode="External"/><Relationship Id="rId35" Type="http://schemas.openxmlformats.org/officeDocument/2006/relationships/hyperlink" Target="https://www.botnroll.com/pt/acelerometros/3735-imu-9dof-mpu-9250-girosc-pio-aceler-metro-e-magnet-metro-i2c-e-spi.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B9938-8FC2-4412-8B6B-B204F23C3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46</Pages>
  <Words>6441</Words>
  <Characters>34785</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41144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Rio</dc:creator>
  <cp:keywords/>
  <dc:description/>
  <cp:lastModifiedBy>Rafael Rio</cp:lastModifiedBy>
  <cp:revision>7</cp:revision>
  <dcterms:created xsi:type="dcterms:W3CDTF">2024-09-09T10:24:00Z</dcterms:created>
  <dcterms:modified xsi:type="dcterms:W3CDTF">2024-09-09T11:03:00Z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2021-08-23T10:00:00Z</vt:filetime>
  </property>
  <property fmtid="{D5CDD505-2E9C-101B-9397-08002B2CF9AE}" pid="3" name="Creator">
    <vt:lpwstr>LaTeX with hyperref</vt:lpwstr>
  </property>
  <property fmtid="{D5CDD505-2E9C-101B-9397-08002B2CF9AE}" pid="4" name="LastSaved">
    <vt:filetime>2021-08-29T10:00:00Z</vt:filetime>
  </property>
</Properties>
</file>